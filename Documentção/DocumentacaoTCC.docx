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CE389B" w14:textId="77777777" w:rsidR="00B266EE" w:rsidRDefault="00B266EE" w:rsidP="002566DB">
      <w:pPr>
        <w:spacing w:after="200" w:line="276" w:lineRule="auto"/>
        <w:ind w:firstLine="0"/>
        <w:jc w:val="center"/>
      </w:pPr>
    </w:p>
    <w:p w14:paraId="105E7392" w14:textId="77777777" w:rsidR="002566DB" w:rsidRDefault="002566DB" w:rsidP="002566DB">
      <w:pPr>
        <w:spacing w:after="200" w:line="276" w:lineRule="auto"/>
        <w:ind w:firstLine="0"/>
        <w:jc w:val="center"/>
        <w:rPr>
          <w:sz w:val="24"/>
        </w:rPr>
      </w:pPr>
      <w:r>
        <w:object w:dxaOrig="4089" w:dyaOrig="877" w14:anchorId="3F447EC9">
          <v:rect id="rectole0000000000" o:spid="_x0000_i1025" style="width:206.6pt;height:43.85pt" o:ole="" o:preferrelative="t" stroked="f">
            <v:imagedata r:id="rId11" o:title=""/>
          </v:rect>
          <o:OLEObject Type="Embed" ProgID="StaticMetafile" ShapeID="rectole0000000000" DrawAspect="Content" ObjectID="_1685130773" r:id="rId12"/>
        </w:object>
      </w:r>
      <w:r>
        <w:br/>
      </w:r>
      <w:r>
        <w:rPr>
          <w:sz w:val="28"/>
        </w:rPr>
        <w:t>ESCOLA SENAI JAGUARIÚNA</w:t>
      </w:r>
    </w:p>
    <w:p w14:paraId="128452AD" w14:textId="77777777" w:rsidR="002566DB" w:rsidRDefault="002566DB" w:rsidP="002566DB">
      <w:pPr>
        <w:spacing w:after="200" w:line="276" w:lineRule="auto"/>
        <w:jc w:val="center"/>
        <w:rPr>
          <w:sz w:val="24"/>
        </w:rPr>
      </w:pPr>
    </w:p>
    <w:p w14:paraId="796477E2" w14:textId="77777777" w:rsidR="002566DB" w:rsidRDefault="002566DB" w:rsidP="002566DB">
      <w:pPr>
        <w:spacing w:after="200" w:line="276" w:lineRule="auto"/>
        <w:ind w:firstLine="0"/>
        <w:jc w:val="center"/>
        <w:rPr>
          <w:sz w:val="24"/>
        </w:rPr>
      </w:pPr>
      <w:r>
        <w:rPr>
          <w:sz w:val="28"/>
        </w:rPr>
        <w:t>CURSO TÉCNICO EM DESENVOLVIMENTO DE SISTEMAS</w:t>
      </w:r>
    </w:p>
    <w:p w14:paraId="1E580C6B" w14:textId="77777777" w:rsidR="002566DB" w:rsidRDefault="002566DB" w:rsidP="002566DB">
      <w:pPr>
        <w:pStyle w:val="Corpodetexto"/>
        <w:rPr>
          <w:rFonts w:ascii="Times New Roman"/>
          <w:sz w:val="20"/>
        </w:rPr>
      </w:pPr>
    </w:p>
    <w:p w14:paraId="32E12D54" w14:textId="77777777" w:rsidR="002566DB" w:rsidRDefault="002566DB" w:rsidP="002566DB">
      <w:pPr>
        <w:pStyle w:val="Corpodetexto"/>
        <w:rPr>
          <w:rFonts w:ascii="Times New Roman"/>
          <w:sz w:val="20"/>
        </w:rPr>
      </w:pPr>
    </w:p>
    <w:p w14:paraId="0394BBCC" w14:textId="77777777" w:rsidR="002566DB" w:rsidRDefault="002566DB" w:rsidP="002566DB">
      <w:pPr>
        <w:pStyle w:val="Corpodetexto"/>
        <w:rPr>
          <w:rFonts w:ascii="Times New Roman"/>
          <w:sz w:val="20"/>
        </w:rPr>
      </w:pPr>
    </w:p>
    <w:p w14:paraId="7BF53123" w14:textId="77777777" w:rsidR="002566DB" w:rsidRDefault="002566DB" w:rsidP="002566DB">
      <w:pPr>
        <w:pStyle w:val="Corpodetexto"/>
        <w:jc w:val="center"/>
        <w:rPr>
          <w:rFonts w:ascii="Times New Roman"/>
          <w:sz w:val="20"/>
        </w:rPr>
      </w:pPr>
    </w:p>
    <w:p w14:paraId="086AF61E" w14:textId="77777777" w:rsidR="002566DB" w:rsidRDefault="002566DB" w:rsidP="002566DB">
      <w:pPr>
        <w:pStyle w:val="Corpodetexto"/>
        <w:rPr>
          <w:rFonts w:ascii="Times New Roman"/>
          <w:sz w:val="20"/>
        </w:rPr>
      </w:pPr>
    </w:p>
    <w:p w14:paraId="0A708DAE" w14:textId="77777777" w:rsidR="002566DB" w:rsidRDefault="002566DB" w:rsidP="002566DB">
      <w:pPr>
        <w:pStyle w:val="Corpodetexto"/>
        <w:ind w:right="1201"/>
        <w:jc w:val="center"/>
        <w:rPr>
          <w:lang w:val="pt-BR"/>
        </w:rPr>
      </w:pPr>
      <w:r>
        <w:rPr>
          <w:lang w:val="pt-BR"/>
        </w:rPr>
        <w:t>Caio Leme Santos</w:t>
      </w:r>
    </w:p>
    <w:p w14:paraId="1AF80935" w14:textId="77777777" w:rsidR="002566DB" w:rsidRDefault="002566DB" w:rsidP="002566DB">
      <w:pPr>
        <w:pStyle w:val="Corpodetexto"/>
        <w:ind w:right="1201"/>
        <w:jc w:val="center"/>
        <w:rPr>
          <w:lang w:val="pt-BR"/>
        </w:rPr>
      </w:pPr>
      <w:r>
        <w:rPr>
          <w:lang w:val="pt-BR"/>
        </w:rPr>
        <w:t xml:space="preserve">Caique Alexandre de Almeida </w:t>
      </w:r>
      <w:proofErr w:type="spellStart"/>
      <w:r>
        <w:rPr>
          <w:lang w:val="pt-BR"/>
        </w:rPr>
        <w:t>Gressoni</w:t>
      </w:r>
      <w:proofErr w:type="spellEnd"/>
    </w:p>
    <w:p w14:paraId="3885E430" w14:textId="77777777" w:rsidR="002566DB" w:rsidRDefault="002566DB" w:rsidP="002566DB">
      <w:pPr>
        <w:pStyle w:val="Corpodetexto"/>
        <w:ind w:right="1201"/>
        <w:jc w:val="center"/>
        <w:rPr>
          <w:lang w:val="pt-BR"/>
        </w:rPr>
      </w:pPr>
      <w:r>
        <w:rPr>
          <w:lang w:val="pt-BR"/>
        </w:rPr>
        <w:t>Isadora de Araujo Barbosa Ribeiro</w:t>
      </w:r>
    </w:p>
    <w:p w14:paraId="038FC62E" w14:textId="77777777" w:rsidR="002566DB" w:rsidRDefault="002566DB" w:rsidP="002566DB">
      <w:pPr>
        <w:pStyle w:val="Corpodetexto"/>
        <w:ind w:right="1201"/>
        <w:jc w:val="center"/>
        <w:rPr>
          <w:lang w:val="pt-BR"/>
        </w:rPr>
      </w:pPr>
      <w:r>
        <w:rPr>
          <w:lang w:val="pt-BR"/>
        </w:rPr>
        <w:t>Lucas Teixeira</w:t>
      </w:r>
    </w:p>
    <w:p w14:paraId="3DB283CA" w14:textId="77777777" w:rsidR="00D1431C" w:rsidRDefault="00D1431C" w:rsidP="002566DB">
      <w:pPr>
        <w:pStyle w:val="Corpodetexto"/>
        <w:ind w:right="1201"/>
        <w:jc w:val="center"/>
        <w:rPr>
          <w:lang w:val="pt-BR"/>
        </w:rPr>
      </w:pPr>
      <w:r>
        <w:rPr>
          <w:lang w:val="pt-BR"/>
        </w:rPr>
        <w:t>Pedro Henrique Milan Finamore</w:t>
      </w:r>
    </w:p>
    <w:p w14:paraId="0476B540" w14:textId="77777777" w:rsidR="00F867E5" w:rsidRDefault="00F867E5" w:rsidP="002566DB">
      <w:pPr>
        <w:pStyle w:val="Corpodetexto"/>
        <w:ind w:right="1201"/>
        <w:jc w:val="center"/>
        <w:rPr>
          <w:lang w:val="pt-BR"/>
        </w:rPr>
      </w:pPr>
    </w:p>
    <w:p w14:paraId="59141C0F" w14:textId="77777777" w:rsidR="002566DB" w:rsidRDefault="002566DB" w:rsidP="002566DB">
      <w:pPr>
        <w:pStyle w:val="Corpodetexto"/>
        <w:ind w:right="1201"/>
        <w:jc w:val="center"/>
        <w:rPr>
          <w:lang w:val="pt-BR"/>
        </w:rPr>
      </w:pPr>
    </w:p>
    <w:p w14:paraId="7385540C" w14:textId="77777777" w:rsidR="002566DB" w:rsidRPr="00BF3D5D" w:rsidRDefault="002566DB" w:rsidP="002566DB">
      <w:pPr>
        <w:pStyle w:val="Corpodetexto"/>
        <w:ind w:right="1201"/>
        <w:jc w:val="center"/>
        <w:rPr>
          <w:b/>
          <w:sz w:val="28"/>
          <w:lang w:val="pt-BR"/>
        </w:rPr>
      </w:pPr>
      <w:r>
        <w:rPr>
          <w:b/>
          <w:sz w:val="28"/>
          <w:lang w:val="pt-BR"/>
        </w:rPr>
        <w:t>IX-Sistemas</w:t>
      </w:r>
    </w:p>
    <w:p w14:paraId="5CF64013" w14:textId="77777777" w:rsidR="002566DB" w:rsidRPr="00FC4B3F" w:rsidRDefault="002566DB" w:rsidP="002566DB">
      <w:pPr>
        <w:pStyle w:val="Corpodetexto"/>
        <w:ind w:right="1201"/>
        <w:jc w:val="center"/>
        <w:rPr>
          <w:lang w:val="pt-BR"/>
        </w:rPr>
      </w:pPr>
      <w:r w:rsidRPr="00FC4B3F">
        <w:rPr>
          <w:lang w:val="pt-BR"/>
        </w:rPr>
        <w:t>Sistema de auxílio para restaurantes e lanchonetes.</w:t>
      </w:r>
    </w:p>
    <w:p w14:paraId="6E051282" w14:textId="77777777" w:rsidR="002566DB" w:rsidRPr="00BF7000" w:rsidRDefault="002566DB" w:rsidP="002566DB">
      <w:pPr>
        <w:pStyle w:val="Corpodetexto"/>
        <w:rPr>
          <w:sz w:val="26"/>
          <w:lang w:val="pt-BR"/>
        </w:rPr>
      </w:pPr>
    </w:p>
    <w:p w14:paraId="53A3FDDC" w14:textId="77777777" w:rsidR="002566DB" w:rsidRPr="00BF7000" w:rsidRDefault="002566DB" w:rsidP="002566DB">
      <w:pPr>
        <w:pStyle w:val="Corpodetexto"/>
        <w:rPr>
          <w:sz w:val="26"/>
          <w:lang w:val="pt-BR"/>
        </w:rPr>
      </w:pPr>
    </w:p>
    <w:p w14:paraId="554ECBD8" w14:textId="77777777" w:rsidR="002566DB" w:rsidRPr="00BF7000" w:rsidRDefault="002566DB" w:rsidP="002566DB">
      <w:pPr>
        <w:pStyle w:val="Corpodetexto"/>
        <w:rPr>
          <w:sz w:val="26"/>
          <w:lang w:val="pt-BR"/>
        </w:rPr>
      </w:pPr>
    </w:p>
    <w:p w14:paraId="4AEEFF06" w14:textId="77777777" w:rsidR="002566DB" w:rsidRDefault="002566DB" w:rsidP="002566DB">
      <w:pPr>
        <w:pStyle w:val="Corpodetexto"/>
        <w:rPr>
          <w:rFonts w:ascii="Times New Roman"/>
          <w:sz w:val="20"/>
        </w:rPr>
      </w:pPr>
    </w:p>
    <w:p w14:paraId="4DBA760D" w14:textId="77777777" w:rsidR="002566DB" w:rsidRDefault="002566DB" w:rsidP="002566DB">
      <w:pPr>
        <w:spacing w:after="200" w:line="276" w:lineRule="auto"/>
        <w:ind w:left="1440"/>
        <w:rPr>
          <w:rFonts w:ascii="Calibri" w:eastAsia="Calibri" w:hAnsi="Calibri" w:cs="Calibri"/>
        </w:rPr>
      </w:pPr>
      <w:r>
        <w:rPr>
          <w:rFonts w:ascii="Calibri" w:eastAsia="Calibri" w:hAnsi="Calibri" w:cs="Calibri"/>
        </w:rPr>
        <w:t xml:space="preserve">               </w:t>
      </w:r>
    </w:p>
    <w:p w14:paraId="054FA7A5" w14:textId="77777777" w:rsidR="002566DB" w:rsidRDefault="002566DB" w:rsidP="002566DB">
      <w:pPr>
        <w:spacing w:after="200" w:line="276" w:lineRule="auto"/>
        <w:ind w:firstLine="0"/>
        <w:jc w:val="center"/>
      </w:pPr>
      <w:r>
        <w:rPr>
          <w:sz w:val="24"/>
        </w:rPr>
        <w:t xml:space="preserve">         </w:t>
      </w:r>
      <w:r>
        <w:rPr>
          <w:sz w:val="24"/>
        </w:rPr>
        <w:br/>
      </w:r>
    </w:p>
    <w:p w14:paraId="5BDF0D07" w14:textId="77777777" w:rsidR="002566DB" w:rsidRDefault="002566DB" w:rsidP="002566DB">
      <w:pPr>
        <w:spacing w:line="240" w:lineRule="auto"/>
        <w:ind w:firstLine="0"/>
        <w:jc w:val="left"/>
      </w:pPr>
      <w:r>
        <w:br w:type="page"/>
      </w:r>
    </w:p>
    <w:p w14:paraId="1703A634" w14:textId="77777777" w:rsidR="00E717D1" w:rsidRDefault="00E717D1" w:rsidP="002566DB">
      <w:pPr>
        <w:spacing w:after="200" w:line="276" w:lineRule="auto"/>
        <w:ind w:firstLine="0"/>
        <w:jc w:val="center"/>
      </w:pPr>
    </w:p>
    <w:p w14:paraId="020BD882" w14:textId="77777777" w:rsidR="002566DB" w:rsidRDefault="002566DB" w:rsidP="002566DB">
      <w:pPr>
        <w:spacing w:after="200" w:line="276" w:lineRule="auto"/>
        <w:ind w:firstLine="0"/>
        <w:jc w:val="center"/>
        <w:rPr>
          <w:sz w:val="24"/>
        </w:rPr>
      </w:pPr>
      <w:r>
        <w:object w:dxaOrig="4089" w:dyaOrig="877" w14:anchorId="41C0C680">
          <v:rect id="_x0000_i1026" style="width:209.75pt;height:42.25pt" o:ole="" o:preferrelative="t" stroked="f">
            <v:imagedata r:id="rId11" o:title=""/>
          </v:rect>
          <o:OLEObject Type="Embed" ProgID="StaticMetafile" ShapeID="_x0000_i1026" DrawAspect="Content" ObjectID="_1685130774" r:id="rId13"/>
        </w:object>
      </w:r>
      <w:r>
        <w:br/>
      </w:r>
      <w:r>
        <w:rPr>
          <w:sz w:val="28"/>
        </w:rPr>
        <w:t>ESCOLA SENAI JAGUARIÚNA</w:t>
      </w:r>
    </w:p>
    <w:p w14:paraId="1B7DAEDF" w14:textId="77777777" w:rsidR="002566DB" w:rsidRDefault="002566DB" w:rsidP="002566DB">
      <w:pPr>
        <w:spacing w:after="200" w:line="276" w:lineRule="auto"/>
        <w:ind w:firstLine="0"/>
        <w:rPr>
          <w:sz w:val="24"/>
        </w:rPr>
      </w:pPr>
    </w:p>
    <w:p w14:paraId="3FAA6AF8" w14:textId="77777777" w:rsidR="002566DB" w:rsidRDefault="002566DB" w:rsidP="002566DB">
      <w:pPr>
        <w:spacing w:after="200" w:line="276" w:lineRule="auto"/>
        <w:ind w:firstLine="0"/>
        <w:jc w:val="center"/>
        <w:rPr>
          <w:sz w:val="24"/>
        </w:rPr>
      </w:pPr>
      <w:r>
        <w:rPr>
          <w:sz w:val="28"/>
        </w:rPr>
        <w:t>CURSO TÉCNICO EM DESENVOLVIMENTO DE SISTEMAS</w:t>
      </w:r>
    </w:p>
    <w:p w14:paraId="07D6814A" w14:textId="77777777" w:rsidR="002566DB" w:rsidRDefault="002566DB" w:rsidP="002566DB">
      <w:pPr>
        <w:pStyle w:val="Corpodetexto"/>
        <w:ind w:firstLine="0"/>
        <w:rPr>
          <w:rFonts w:ascii="Times New Roman"/>
          <w:sz w:val="20"/>
        </w:rPr>
      </w:pPr>
    </w:p>
    <w:p w14:paraId="4B2ABB84" w14:textId="77777777" w:rsidR="002566DB" w:rsidRDefault="002566DB" w:rsidP="002566DB">
      <w:pPr>
        <w:pStyle w:val="Corpodetexto"/>
        <w:rPr>
          <w:rFonts w:ascii="Times New Roman"/>
          <w:sz w:val="20"/>
        </w:rPr>
      </w:pPr>
    </w:p>
    <w:p w14:paraId="4168834E" w14:textId="77777777" w:rsidR="002566DB" w:rsidRDefault="002566DB" w:rsidP="002566DB">
      <w:pPr>
        <w:pStyle w:val="Corpodetexto"/>
        <w:ind w:right="1201"/>
        <w:jc w:val="center"/>
        <w:rPr>
          <w:rFonts w:ascii="Times New Roman"/>
          <w:sz w:val="16"/>
        </w:rPr>
      </w:pPr>
    </w:p>
    <w:p w14:paraId="618224B2" w14:textId="77777777" w:rsidR="002566DB" w:rsidRPr="002566DB" w:rsidRDefault="002566DB" w:rsidP="002566DB">
      <w:pPr>
        <w:pStyle w:val="Corpodetexto"/>
        <w:ind w:right="1201"/>
        <w:jc w:val="center"/>
        <w:rPr>
          <w:b/>
          <w:sz w:val="32"/>
          <w:szCs w:val="32"/>
          <w:lang w:val="pt-BR"/>
        </w:rPr>
      </w:pPr>
      <w:r>
        <w:rPr>
          <w:b/>
          <w:sz w:val="28"/>
        </w:rPr>
        <w:t xml:space="preserve">     </w:t>
      </w:r>
      <w:r w:rsidRPr="002566DB">
        <w:rPr>
          <w:b/>
          <w:sz w:val="32"/>
          <w:szCs w:val="32"/>
          <w:lang w:val="pt-BR"/>
        </w:rPr>
        <w:t>I</w:t>
      </w:r>
      <w:r>
        <w:rPr>
          <w:b/>
          <w:sz w:val="32"/>
          <w:szCs w:val="32"/>
          <w:lang w:val="pt-BR"/>
        </w:rPr>
        <w:t>X</w:t>
      </w:r>
      <w:r w:rsidRPr="002566DB">
        <w:rPr>
          <w:b/>
          <w:sz w:val="32"/>
          <w:szCs w:val="32"/>
          <w:lang w:val="pt-BR"/>
        </w:rPr>
        <w:t>-Sistemas</w:t>
      </w:r>
    </w:p>
    <w:p w14:paraId="57FF4311" w14:textId="3374147C" w:rsidR="002566DB" w:rsidRPr="00E922D7" w:rsidRDefault="002566DB" w:rsidP="00E922D7">
      <w:pPr>
        <w:pStyle w:val="Corpodetexto"/>
        <w:ind w:right="1201"/>
        <w:jc w:val="center"/>
        <w:rPr>
          <w:lang w:val="pt-BR"/>
        </w:rPr>
      </w:pPr>
      <w:r w:rsidRPr="00FC4B3F">
        <w:rPr>
          <w:lang w:val="pt-BR"/>
        </w:rPr>
        <w:t>Sistema de auxíl</w:t>
      </w:r>
      <w:r w:rsidR="00AA784E" w:rsidRPr="00FC4B3F">
        <w:rPr>
          <w:lang w:val="pt-BR"/>
        </w:rPr>
        <w:t>i</w:t>
      </w:r>
      <w:r w:rsidRPr="00FC4B3F">
        <w:rPr>
          <w:lang w:val="pt-BR"/>
        </w:rPr>
        <w:t>o para restaurantes e lanchonetes</w:t>
      </w:r>
      <w:r w:rsidR="00E922D7">
        <w:t>.</w:t>
      </w:r>
    </w:p>
    <w:p w14:paraId="21D042ED" w14:textId="77777777" w:rsidR="00E922D7" w:rsidRDefault="00E922D7" w:rsidP="00E922D7">
      <w:pPr>
        <w:spacing w:after="200" w:line="276" w:lineRule="auto"/>
        <w:ind w:firstLine="0"/>
        <w:rPr>
          <w:sz w:val="24"/>
        </w:rPr>
      </w:pPr>
    </w:p>
    <w:p w14:paraId="429209C7" w14:textId="36327D7B" w:rsidR="002566DB" w:rsidRPr="00BF3D5D" w:rsidRDefault="002566DB" w:rsidP="00011DDB">
      <w:pPr>
        <w:spacing w:line="276" w:lineRule="auto"/>
        <w:ind w:left="4248" w:firstLine="0"/>
        <w:jc w:val="left"/>
        <w:rPr>
          <w:sz w:val="24"/>
        </w:rPr>
      </w:pPr>
      <w:r w:rsidRPr="00BF3D5D">
        <w:rPr>
          <w:sz w:val="24"/>
        </w:rPr>
        <w:t xml:space="preserve">Projeto </w:t>
      </w:r>
      <w:r>
        <w:rPr>
          <w:sz w:val="24"/>
        </w:rPr>
        <w:t>entregue a Escola SENAI JAGUARIÚNA como</w:t>
      </w:r>
      <w:r w:rsidR="00011DDB">
        <w:rPr>
          <w:sz w:val="24"/>
        </w:rPr>
        <w:t xml:space="preserve"> </w:t>
      </w:r>
      <w:r w:rsidRPr="00BF3D5D">
        <w:rPr>
          <w:sz w:val="24"/>
        </w:rPr>
        <w:t xml:space="preserve">requisito </w:t>
      </w:r>
      <w:r>
        <w:rPr>
          <w:sz w:val="24"/>
        </w:rPr>
        <w:t xml:space="preserve">necessário </w:t>
      </w:r>
      <w:r w:rsidRPr="00BF3D5D">
        <w:rPr>
          <w:sz w:val="24"/>
        </w:rPr>
        <w:t xml:space="preserve">para a </w:t>
      </w:r>
      <w:r>
        <w:rPr>
          <w:sz w:val="24"/>
        </w:rPr>
        <w:t>aprovação no componente</w:t>
      </w:r>
      <w:r w:rsidR="00011DDB">
        <w:rPr>
          <w:sz w:val="24"/>
        </w:rPr>
        <w:t xml:space="preserve"> </w:t>
      </w:r>
      <w:r>
        <w:rPr>
          <w:sz w:val="24"/>
        </w:rPr>
        <w:t xml:space="preserve">Projetos </w:t>
      </w:r>
      <w:r w:rsidRPr="00BF3D5D">
        <w:rPr>
          <w:sz w:val="24"/>
        </w:rPr>
        <w:t>do curso Técnico em desenvolvimento de Sistemas</w:t>
      </w:r>
      <w:r w:rsidR="00011DDB">
        <w:rPr>
          <w:sz w:val="24"/>
        </w:rPr>
        <w:t>.</w:t>
      </w:r>
    </w:p>
    <w:p w14:paraId="778E006A" w14:textId="77777777" w:rsidR="002566DB" w:rsidRDefault="002566DB" w:rsidP="00E922D7">
      <w:pPr>
        <w:jc w:val="center"/>
        <w:rPr>
          <w:sz w:val="24"/>
          <w:szCs w:val="24"/>
        </w:rPr>
      </w:pPr>
    </w:p>
    <w:p w14:paraId="1DB2DCA5" w14:textId="77777777" w:rsidR="002566DB" w:rsidRDefault="002566DB" w:rsidP="00E922D7">
      <w:pPr>
        <w:jc w:val="center"/>
        <w:rPr>
          <w:b/>
        </w:rPr>
      </w:pPr>
      <w:r w:rsidRPr="009242AB">
        <w:rPr>
          <w:b/>
        </w:rPr>
        <w:t>Banca Examinadora</w:t>
      </w:r>
    </w:p>
    <w:p w14:paraId="71C75C69" w14:textId="77777777" w:rsidR="002566DB" w:rsidRDefault="002566DB" w:rsidP="00E922D7">
      <w:pPr>
        <w:jc w:val="center"/>
      </w:pPr>
    </w:p>
    <w:p w14:paraId="08312A60" w14:textId="77777777" w:rsidR="002566DB" w:rsidRPr="009242AB" w:rsidRDefault="002566DB" w:rsidP="00E922D7">
      <w:pPr>
        <w:jc w:val="center"/>
      </w:pPr>
      <w:r w:rsidRPr="009242AB">
        <w:t>________________________________________</w:t>
      </w:r>
    </w:p>
    <w:p w14:paraId="61334CA9" w14:textId="77777777" w:rsidR="002566DB" w:rsidRDefault="002566DB" w:rsidP="00E922D7">
      <w:pPr>
        <w:jc w:val="center"/>
      </w:pPr>
      <w:r>
        <w:t>Prof. Orientador, Reenye Alexandre de Lima.</w:t>
      </w:r>
    </w:p>
    <w:p w14:paraId="0810DA8C" w14:textId="77777777" w:rsidR="002566DB" w:rsidRDefault="002566DB" w:rsidP="00E922D7">
      <w:pPr>
        <w:jc w:val="center"/>
      </w:pPr>
    </w:p>
    <w:p w14:paraId="099CD699" w14:textId="77777777" w:rsidR="002566DB" w:rsidRPr="009242AB" w:rsidRDefault="002566DB" w:rsidP="00E922D7">
      <w:pPr>
        <w:jc w:val="center"/>
      </w:pPr>
      <w:r w:rsidRPr="009242AB">
        <w:t>________________________________________</w:t>
      </w:r>
    </w:p>
    <w:p w14:paraId="60E165BA" w14:textId="77777777" w:rsidR="002566DB" w:rsidRDefault="002566DB" w:rsidP="00E922D7">
      <w:pPr>
        <w:jc w:val="center"/>
      </w:pPr>
      <w:r>
        <w:t>Prof. Orientador, Rafael Martins Alves.</w:t>
      </w:r>
    </w:p>
    <w:p w14:paraId="4208689C" w14:textId="77777777" w:rsidR="002566DB" w:rsidRDefault="002566DB" w:rsidP="00E922D7">
      <w:pPr>
        <w:jc w:val="center"/>
      </w:pPr>
    </w:p>
    <w:p w14:paraId="57A212EB" w14:textId="77777777" w:rsidR="002566DB" w:rsidRPr="009242AB" w:rsidRDefault="002566DB" w:rsidP="00E922D7">
      <w:pPr>
        <w:jc w:val="center"/>
      </w:pPr>
      <w:r w:rsidRPr="009242AB">
        <w:t>________________________________________</w:t>
      </w:r>
    </w:p>
    <w:p w14:paraId="7FBCB0F0" w14:textId="77777777" w:rsidR="002566DB" w:rsidRDefault="002566DB" w:rsidP="00E922D7">
      <w:pPr>
        <w:jc w:val="center"/>
      </w:pPr>
      <w:r>
        <w:t>Prof. Orientador, Wellington Fábio de Oliveira Martins.</w:t>
      </w:r>
    </w:p>
    <w:p w14:paraId="04DCD2CA" w14:textId="77777777" w:rsidR="002566DB" w:rsidRDefault="002566DB" w:rsidP="00E922D7">
      <w:pPr>
        <w:jc w:val="center"/>
      </w:pPr>
    </w:p>
    <w:p w14:paraId="268F3C91" w14:textId="77777777" w:rsidR="002566DB" w:rsidRPr="009242AB" w:rsidRDefault="002566DB" w:rsidP="00E922D7">
      <w:pPr>
        <w:jc w:val="center"/>
      </w:pPr>
      <w:r w:rsidRPr="009242AB">
        <w:t>________________________________________</w:t>
      </w:r>
    </w:p>
    <w:p w14:paraId="60134E75" w14:textId="77777777" w:rsidR="002566DB" w:rsidRPr="00925EF9" w:rsidRDefault="002566DB" w:rsidP="00E922D7">
      <w:pPr>
        <w:jc w:val="center"/>
      </w:pPr>
      <w:r>
        <w:t>Prof. Coordenador, Ricardo Andreata Paraguassu.</w:t>
      </w:r>
    </w:p>
    <w:p w14:paraId="5FB5B8CA" w14:textId="77777777" w:rsidR="002566DB" w:rsidRPr="00925EF9" w:rsidRDefault="002566DB" w:rsidP="002566DB"/>
    <w:p w14:paraId="597F18DD" w14:textId="77777777" w:rsidR="002566DB" w:rsidRPr="00925EF9" w:rsidRDefault="002566DB" w:rsidP="002566DB"/>
    <w:p w14:paraId="7BE9BD4F" w14:textId="77777777" w:rsidR="002566DB" w:rsidRDefault="002566DB" w:rsidP="002566DB">
      <w:pPr>
        <w:spacing w:line="240" w:lineRule="auto"/>
        <w:ind w:firstLine="0"/>
        <w:jc w:val="left"/>
      </w:pPr>
      <w:r>
        <w:br w:type="page"/>
      </w:r>
    </w:p>
    <w:p w14:paraId="51107689" w14:textId="77777777" w:rsidR="00E717D1" w:rsidRDefault="00E717D1" w:rsidP="002566DB">
      <w:pPr>
        <w:spacing w:line="240" w:lineRule="auto"/>
        <w:ind w:firstLine="0"/>
        <w:jc w:val="center"/>
        <w:rPr>
          <w:b/>
          <w:color w:val="000000"/>
          <w:sz w:val="32"/>
          <w:szCs w:val="32"/>
        </w:rPr>
      </w:pPr>
    </w:p>
    <w:p w14:paraId="7FA042E7" w14:textId="77777777" w:rsidR="002566DB" w:rsidRPr="00925EF9" w:rsidRDefault="002566DB" w:rsidP="00B266EE">
      <w:pPr>
        <w:spacing w:line="240" w:lineRule="auto"/>
        <w:ind w:left="2832" w:firstLine="0"/>
        <w:rPr>
          <w:b/>
          <w:color w:val="000000"/>
          <w:sz w:val="32"/>
          <w:szCs w:val="32"/>
          <w:lang w:val="pt-BR" w:eastAsia="pt-BR" w:bidi="ar-SA"/>
        </w:rPr>
      </w:pPr>
      <w:r w:rsidRPr="00925EF9">
        <w:rPr>
          <w:b/>
          <w:color w:val="000000"/>
          <w:sz w:val="32"/>
          <w:szCs w:val="32"/>
        </w:rPr>
        <w:t>AGRADECIMENTOS</w:t>
      </w:r>
    </w:p>
    <w:p w14:paraId="42338FA7" w14:textId="77777777" w:rsidR="002566DB" w:rsidRDefault="002566DB" w:rsidP="002566DB">
      <w:pPr>
        <w:tabs>
          <w:tab w:val="left" w:pos="3774"/>
        </w:tabs>
        <w:ind w:firstLine="0"/>
      </w:pPr>
    </w:p>
    <w:p w14:paraId="4F1ADDB2" w14:textId="77777777" w:rsidR="00AA784E" w:rsidRDefault="00AA784E" w:rsidP="00AA784E">
      <w:pPr>
        <w:spacing w:before="92"/>
        <w:ind w:right="624" w:firstLine="707"/>
        <w:rPr>
          <w:rFonts w:ascii="Calibri" w:eastAsia="Calibri" w:hAnsi="Calibri" w:cs="Calibri"/>
          <w:color w:val="000000"/>
          <w:sz w:val="24"/>
        </w:rPr>
      </w:pPr>
      <w:r>
        <w:rPr>
          <w:color w:val="000000"/>
          <w:sz w:val="24"/>
        </w:rPr>
        <w:t>Nossos agradecimentos a todos os orientadores que contribuíram para esse projeto, assim como contribuíram para a conclusão do curso Técnico de Desenvolvimento de Sistemas.</w:t>
      </w:r>
    </w:p>
    <w:p w14:paraId="54B7E24F" w14:textId="77777777" w:rsidR="002566DB" w:rsidRDefault="00AA784E" w:rsidP="002566DB">
      <w:pPr>
        <w:spacing w:before="92"/>
        <w:ind w:right="624" w:firstLine="707"/>
        <w:rPr>
          <w:color w:val="000000"/>
          <w:sz w:val="24"/>
        </w:rPr>
      </w:pPr>
      <w:r>
        <w:rPr>
          <w:color w:val="000000"/>
          <w:sz w:val="24"/>
        </w:rPr>
        <w:t>Nossos mais sinceros agradecimentos</w:t>
      </w:r>
      <w:r w:rsidR="002566DB">
        <w:rPr>
          <w:color w:val="000000"/>
          <w:sz w:val="24"/>
        </w:rPr>
        <w:t xml:space="preserve"> </w:t>
      </w:r>
      <w:r>
        <w:rPr>
          <w:color w:val="000000"/>
          <w:sz w:val="24"/>
        </w:rPr>
        <w:t>aos professores, Rafael, Reenye e Wellington, e o c</w:t>
      </w:r>
      <w:r w:rsidR="002566DB">
        <w:rPr>
          <w:color w:val="000000"/>
          <w:sz w:val="24"/>
        </w:rPr>
        <w:t>oordenador do curso,</w:t>
      </w:r>
      <w:r>
        <w:rPr>
          <w:color w:val="000000"/>
          <w:sz w:val="24"/>
        </w:rPr>
        <w:t xml:space="preserve"> Paraguassu, pela dedicação nesses 3º semestres de curso</w:t>
      </w:r>
      <w:r w:rsidR="002566DB">
        <w:rPr>
          <w:color w:val="000000"/>
          <w:sz w:val="24"/>
        </w:rPr>
        <w:t>, além da oportunidade de crescimento aos grupos proporcionada</w:t>
      </w:r>
      <w:r>
        <w:rPr>
          <w:color w:val="000000"/>
          <w:sz w:val="24"/>
        </w:rPr>
        <w:t xml:space="preserve"> do curso Técnico de Desenvolvimento de Sistemas</w:t>
      </w:r>
      <w:r w:rsidR="002566DB">
        <w:rPr>
          <w:color w:val="000000"/>
          <w:sz w:val="24"/>
        </w:rPr>
        <w:t>.</w:t>
      </w:r>
    </w:p>
    <w:p w14:paraId="2D71D913" w14:textId="77777777" w:rsidR="00AA784E" w:rsidRDefault="00AA784E" w:rsidP="002566DB">
      <w:pPr>
        <w:spacing w:before="92"/>
        <w:ind w:right="624" w:firstLine="707"/>
        <w:rPr>
          <w:color w:val="000000"/>
          <w:sz w:val="24"/>
        </w:rPr>
      </w:pPr>
      <w:r>
        <w:rPr>
          <w:color w:val="000000"/>
          <w:sz w:val="24"/>
        </w:rPr>
        <w:tab/>
      </w:r>
    </w:p>
    <w:p w14:paraId="03A188B8" w14:textId="77777777" w:rsidR="002566DB" w:rsidRDefault="002566DB" w:rsidP="002566DB">
      <w:pPr>
        <w:spacing w:line="240" w:lineRule="auto"/>
        <w:ind w:firstLine="0"/>
        <w:jc w:val="left"/>
        <w:rPr>
          <w:b/>
          <w:sz w:val="32"/>
        </w:rPr>
      </w:pPr>
    </w:p>
    <w:p w14:paraId="6706B403" w14:textId="77777777" w:rsidR="002566DB" w:rsidRDefault="002566DB" w:rsidP="002566DB">
      <w:pPr>
        <w:spacing w:line="240" w:lineRule="auto"/>
        <w:ind w:firstLine="0"/>
        <w:jc w:val="left"/>
        <w:rPr>
          <w:b/>
          <w:sz w:val="32"/>
        </w:rPr>
      </w:pPr>
      <w:r>
        <w:rPr>
          <w:b/>
          <w:sz w:val="32"/>
        </w:rPr>
        <w:br w:type="page"/>
      </w:r>
    </w:p>
    <w:p w14:paraId="0734C7A3" w14:textId="77777777" w:rsidR="00764354" w:rsidRDefault="00764354" w:rsidP="002566DB">
      <w:pPr>
        <w:spacing w:before="98"/>
        <w:ind w:left="2410" w:right="3787" w:firstLine="284"/>
        <w:jc w:val="center"/>
        <w:rPr>
          <w:b/>
          <w:sz w:val="32"/>
        </w:rPr>
      </w:pPr>
    </w:p>
    <w:p w14:paraId="0EDB64F3" w14:textId="77777777" w:rsidR="002566DB" w:rsidRDefault="002566DB" w:rsidP="00764354">
      <w:pPr>
        <w:pStyle w:val="Ttulo1"/>
        <w:ind w:left="2832"/>
      </w:pPr>
      <w:bookmarkStart w:id="0" w:name="_Toc73955804"/>
      <w:r>
        <w:t>RESUMO</w:t>
      </w:r>
      <w:bookmarkEnd w:id="0"/>
    </w:p>
    <w:p w14:paraId="11BC829D" w14:textId="77777777" w:rsidR="00764354" w:rsidDel="00F662C0" w:rsidRDefault="00764354" w:rsidP="00764354">
      <w:pPr>
        <w:pStyle w:val="Ttulo1"/>
        <w:ind w:left="2832"/>
        <w:rPr>
          <w:del w:id="1" w:author="Isadora de Araujo Barbosa Ribeiro" w:date="2021-06-09T21:29:00Z"/>
        </w:rPr>
      </w:pPr>
    </w:p>
    <w:p w14:paraId="50BEE55F" w14:textId="5B81D2AD" w:rsidR="0078055B" w:rsidRDefault="00456EC6" w:rsidP="00A816F4">
      <w:pPr>
        <w:rPr>
          <w:ins w:id="2" w:author="Isadora de Araujo Barbosa Ribeiro" w:date="2021-06-09T21:20:00Z"/>
          <w:sz w:val="24"/>
          <w:szCs w:val="24"/>
        </w:rPr>
      </w:pPr>
      <w:r w:rsidRPr="0078055B">
        <w:rPr>
          <w:sz w:val="24"/>
          <w:szCs w:val="24"/>
          <w:rPrChange w:id="3" w:author="Isadora de Araujo Barbosa Ribeiro" w:date="2021-06-09T21:16:00Z">
            <w:rPr/>
          </w:rPrChange>
        </w:rPr>
        <w:t xml:space="preserve">O projeto Ix-Sistemas é um sistema que auxília os restaurantes e lanchonetes na hora de realizar os pedidos. </w:t>
      </w:r>
      <w:ins w:id="4" w:author="Isadora de Araujo Barbosa Ribeiro" w:date="2021-06-09T21:16:00Z">
        <w:r w:rsidR="0078055B" w:rsidRPr="0078055B">
          <w:rPr>
            <w:sz w:val="24"/>
            <w:szCs w:val="24"/>
            <w:rPrChange w:id="5" w:author="Isadora de Araujo Barbosa Ribeiro" w:date="2021-06-09T21:16:00Z">
              <w:rPr/>
            </w:rPrChange>
          </w:rPr>
          <w:t>Procuramos criar um aplicativo que facilitasse o trabalho dos restaurantes e deixasse os pedidos mais rápidos, evitando menos atrasos e erros com os pedidos do cliente.</w:t>
        </w:r>
        <w:r w:rsidR="0078055B" w:rsidRPr="0078055B">
          <w:rPr>
            <w:sz w:val="24"/>
            <w:szCs w:val="24"/>
          </w:rPr>
          <w:t xml:space="preserve"> </w:t>
        </w:r>
      </w:ins>
      <w:ins w:id="6" w:author="Isadora de Araujo Barbosa Ribeiro" w:date="2021-06-09T21:17:00Z">
        <w:r w:rsidR="0078055B">
          <w:rPr>
            <w:sz w:val="24"/>
            <w:szCs w:val="24"/>
          </w:rPr>
          <w:t>Em período de pandemia, há menos aproximação em relaç</w:t>
        </w:r>
      </w:ins>
      <w:ins w:id="7" w:author="Isadora de Araujo Barbosa Ribeiro" w:date="2021-06-09T21:18:00Z">
        <w:r w:rsidR="0078055B">
          <w:rPr>
            <w:sz w:val="24"/>
            <w:szCs w:val="24"/>
          </w:rPr>
          <w:t>ão ao cliente e os garçons, trazendo assim um pouco mais de segurança para a saúde de ambos.</w:t>
        </w:r>
      </w:ins>
    </w:p>
    <w:p w14:paraId="07EB8DB1" w14:textId="0535F746" w:rsidR="00456EC6" w:rsidRDefault="0078055B" w:rsidP="00A816F4">
      <w:pPr>
        <w:rPr>
          <w:ins w:id="8" w:author="Isadora de Araujo Barbosa Ribeiro" w:date="2021-06-09T21:21:00Z"/>
          <w:sz w:val="24"/>
        </w:rPr>
      </w:pPr>
      <w:ins w:id="9" w:author="Isadora de Araujo Barbosa Ribeiro" w:date="2021-06-09T21:20:00Z">
        <w:r>
          <w:rPr>
            <w:sz w:val="24"/>
            <w:szCs w:val="24"/>
          </w:rPr>
          <w:t xml:space="preserve">O aplicativo será instalado em um tablet que substituira os cardápios físicos. </w:t>
        </w:r>
      </w:ins>
      <w:del w:id="10" w:author="Isadora de Araujo Barbosa Ribeiro" w:date="2021-06-09T21:19:00Z">
        <w:r w:rsidR="00456EC6" w:rsidDel="0078055B">
          <w:rPr>
            <w:sz w:val="24"/>
          </w:rPr>
          <w:delText xml:space="preserve">Por conta da pandemia procuramos fazer um sistema que fosse seguro, evitando aproximação de garçom e cliente, onde é entregue um tablet substituindo o cárdapio físico. </w:delText>
        </w:r>
      </w:del>
      <w:ins w:id="11" w:author="Isadora de Araujo Barbosa Ribeiro" w:date="2021-06-09T21:21:00Z">
        <w:r>
          <w:rPr>
            <w:sz w:val="24"/>
          </w:rPr>
          <w:t>C</w:t>
        </w:r>
      </w:ins>
      <w:ins w:id="12" w:author="Isadora de Araujo Barbosa Ribeiro" w:date="2021-06-09T21:19:00Z">
        <w:r>
          <w:rPr>
            <w:sz w:val="24"/>
          </w:rPr>
          <w:t>om o aplicativo</w:t>
        </w:r>
      </w:ins>
      <w:del w:id="13" w:author="Isadora de Araujo Barbosa Ribeiro" w:date="2021-06-09T21:19:00Z">
        <w:r w:rsidR="00456EC6" w:rsidDel="0078055B">
          <w:rPr>
            <w:sz w:val="24"/>
          </w:rPr>
          <w:delText>O</w:delText>
        </w:r>
      </w:del>
      <w:r w:rsidR="00456EC6">
        <w:rPr>
          <w:sz w:val="24"/>
        </w:rPr>
        <w:t xml:space="preserve"> cliente pode fazer seu próprio pedido de forma simples</w:t>
      </w:r>
      <w:ins w:id="14" w:author="Isadora de Araujo Barbosa Ribeiro" w:date="2021-06-09T21:19:00Z">
        <w:r>
          <w:rPr>
            <w:sz w:val="24"/>
          </w:rPr>
          <w:t xml:space="preserve"> e </w:t>
        </w:r>
      </w:ins>
      <w:del w:id="15" w:author="Isadora de Araujo Barbosa Ribeiro" w:date="2021-06-09T21:19:00Z">
        <w:r w:rsidR="00456EC6" w:rsidDel="0078055B">
          <w:rPr>
            <w:sz w:val="24"/>
          </w:rPr>
          <w:delText xml:space="preserve">, </w:delText>
        </w:r>
      </w:del>
      <w:r w:rsidR="00456EC6">
        <w:rPr>
          <w:sz w:val="24"/>
        </w:rPr>
        <w:t>autônoma</w:t>
      </w:r>
      <w:del w:id="16" w:author="Isadora de Araujo Barbosa Ribeiro" w:date="2021-06-09T21:19:00Z">
        <w:r w:rsidR="00456EC6" w:rsidDel="0078055B">
          <w:rPr>
            <w:sz w:val="24"/>
          </w:rPr>
          <w:delText xml:space="preserve"> e sem riscos</w:delText>
        </w:r>
      </w:del>
      <w:r w:rsidR="00456EC6">
        <w:rPr>
          <w:sz w:val="24"/>
        </w:rPr>
        <w:t>, assim que feito o pedido, ele é encaminhado diretamente à cozinha que</w:t>
      </w:r>
      <w:del w:id="17" w:author="Isadora de Araujo Barbosa Ribeiro" w:date="2021-06-09T21:19:00Z">
        <w:r w:rsidR="00456EC6" w:rsidDel="0078055B">
          <w:rPr>
            <w:sz w:val="24"/>
          </w:rPr>
          <w:delText xml:space="preserve"> vai</w:delText>
        </w:r>
      </w:del>
      <w:r w:rsidR="00456EC6">
        <w:rPr>
          <w:sz w:val="24"/>
        </w:rPr>
        <w:t xml:space="preserve"> ter</w:t>
      </w:r>
      <w:ins w:id="18" w:author="Isadora de Araujo Barbosa Ribeiro" w:date="2021-06-09T21:19:00Z">
        <w:r>
          <w:rPr>
            <w:sz w:val="24"/>
          </w:rPr>
          <w:t>á</w:t>
        </w:r>
      </w:ins>
      <w:r w:rsidR="00456EC6">
        <w:rPr>
          <w:sz w:val="24"/>
        </w:rPr>
        <w:t xml:space="preserve"> acesso a essas comandas.</w:t>
      </w:r>
    </w:p>
    <w:p w14:paraId="025BF161" w14:textId="6D85105A" w:rsidR="0078055B" w:rsidRPr="0078055B" w:rsidRDefault="0078055B" w:rsidP="00A816F4">
      <w:pPr>
        <w:rPr>
          <w:sz w:val="24"/>
          <w:szCs w:val="24"/>
        </w:rPr>
      </w:pPr>
      <w:ins w:id="19" w:author="Isadora de Araujo Barbosa Ribeiro" w:date="2021-06-09T21:21:00Z">
        <w:r>
          <w:rPr>
            <w:sz w:val="24"/>
          </w:rPr>
          <w:t>Haverá também uma p</w:t>
        </w:r>
      </w:ins>
      <w:ins w:id="20" w:author="Isadora de Araujo Barbosa Ribeiro" w:date="2021-06-09T21:22:00Z">
        <w:r>
          <w:rPr>
            <w:sz w:val="24"/>
          </w:rPr>
          <w:t xml:space="preserve">ágina </w:t>
        </w:r>
        <w:r>
          <w:rPr>
            <w:i/>
            <w:sz w:val="24"/>
          </w:rPr>
          <w:t xml:space="preserve">web </w:t>
        </w:r>
        <w:r>
          <w:rPr>
            <w:sz w:val="24"/>
          </w:rPr>
          <w:t xml:space="preserve">onde o gerente terá acesso direto ao cardápio, adicionando, excluíndo </w:t>
        </w:r>
      </w:ins>
      <w:ins w:id="21" w:author="Isadora de Araujo Barbosa Ribeiro" w:date="2021-06-09T21:23:00Z">
        <w:r>
          <w:rPr>
            <w:sz w:val="24"/>
          </w:rPr>
          <w:t xml:space="preserve">ou alterando </w:t>
        </w:r>
      </w:ins>
      <w:ins w:id="22" w:author="Isadora de Araujo Barbosa Ribeiro" w:date="2021-06-09T21:22:00Z">
        <w:r>
          <w:rPr>
            <w:sz w:val="24"/>
          </w:rPr>
          <w:t>pratos</w:t>
        </w:r>
      </w:ins>
      <w:ins w:id="23" w:author="Isadora de Araujo Barbosa Ribeiro" w:date="2021-06-09T21:23:00Z">
        <w:r>
          <w:rPr>
            <w:sz w:val="24"/>
          </w:rPr>
          <w:t xml:space="preserve">. </w:t>
        </w:r>
      </w:ins>
      <w:ins w:id="24" w:author="Isadora de Araujo Barbosa Ribeiro" w:date="2021-06-09T21:24:00Z">
        <w:r>
          <w:rPr>
            <w:sz w:val="24"/>
          </w:rPr>
          <w:t>Contendo também uma página de ínicio com as opções de pratos que o estabelecimento oferece e uma página de login.</w:t>
        </w:r>
      </w:ins>
    </w:p>
    <w:p w14:paraId="14D26340" w14:textId="51740C40" w:rsidR="000C489A" w:rsidRPr="000C489A" w:rsidDel="0078055B" w:rsidRDefault="000C489A" w:rsidP="00A816F4">
      <w:pPr>
        <w:rPr>
          <w:del w:id="25" w:author="Isadora de Araujo Barbosa Ribeiro" w:date="2021-06-09T21:19:00Z"/>
          <w:color w:val="FF0000"/>
          <w:sz w:val="24"/>
        </w:rPr>
      </w:pPr>
      <w:del w:id="26" w:author="Isadora de Araujo Barbosa Ribeiro" w:date="2021-06-09T21:19:00Z">
        <w:r w:rsidRPr="000C489A" w:rsidDel="0078055B">
          <w:rPr>
            <w:color w:val="FF0000"/>
            <w:sz w:val="24"/>
          </w:rPr>
          <w:delText>Ajustar o resumo</w:delText>
        </w:r>
      </w:del>
    </w:p>
    <w:p w14:paraId="72A76BCE" w14:textId="77777777" w:rsidR="002566DB" w:rsidRDefault="002566DB" w:rsidP="00700A9E">
      <w:pPr>
        <w:ind w:left="680" w:right="680"/>
        <w:rPr>
          <w:sz w:val="24"/>
        </w:rPr>
      </w:pPr>
    </w:p>
    <w:p w14:paraId="1BDFB9FF" w14:textId="1BCCAC9E" w:rsidR="002566DB" w:rsidRPr="00DC22EE" w:rsidRDefault="002566DB" w:rsidP="002566DB">
      <w:pPr>
        <w:pStyle w:val="Corpodetexto"/>
        <w:spacing w:before="1"/>
        <w:ind w:right="807" w:firstLine="707"/>
        <w:rPr>
          <w:rPrChange w:id="27" w:author="Isadora de Araujo Barbosa Ribeiro" w:date="2021-06-13T23:05:00Z">
            <w:rPr>
              <w:b/>
            </w:rPr>
          </w:rPrChange>
        </w:rPr>
      </w:pPr>
      <w:r w:rsidRPr="009242AB">
        <w:rPr>
          <w:b/>
        </w:rPr>
        <w:t>Palavras chave</w:t>
      </w:r>
      <w:r>
        <w:rPr>
          <w:b/>
        </w:rPr>
        <w:t xml:space="preserve">: </w:t>
      </w:r>
      <w:ins w:id="28" w:author="Isadora de Araujo Barbosa Ribeiro" w:date="2021-06-13T23:05:00Z">
        <w:r w:rsidR="00DC22EE">
          <w:t>Restaurante.</w:t>
        </w:r>
      </w:ins>
    </w:p>
    <w:p w14:paraId="70EF1E5C" w14:textId="77777777" w:rsidR="002566DB" w:rsidRDefault="002566DB" w:rsidP="002566DB">
      <w:pPr>
        <w:pStyle w:val="Corpodetexto"/>
        <w:spacing w:before="1"/>
        <w:ind w:right="807" w:firstLine="707"/>
        <w:rPr>
          <w:b/>
        </w:rPr>
      </w:pPr>
    </w:p>
    <w:p w14:paraId="206CAE81" w14:textId="77777777" w:rsidR="002566DB" w:rsidRDefault="002566DB" w:rsidP="002566DB">
      <w:pPr>
        <w:spacing w:line="240" w:lineRule="auto"/>
        <w:ind w:firstLine="0"/>
        <w:jc w:val="left"/>
        <w:rPr>
          <w:b/>
          <w:sz w:val="24"/>
          <w:szCs w:val="24"/>
        </w:rPr>
      </w:pPr>
      <w:r>
        <w:rPr>
          <w:b/>
        </w:rPr>
        <w:br w:type="page"/>
      </w:r>
    </w:p>
    <w:p w14:paraId="046F40BE" w14:textId="77777777" w:rsidR="00764354" w:rsidRDefault="00764354" w:rsidP="002566DB">
      <w:pPr>
        <w:pStyle w:val="Corpodetexto"/>
        <w:spacing w:before="1"/>
        <w:ind w:right="807" w:firstLine="707"/>
        <w:jc w:val="center"/>
        <w:rPr>
          <w:b/>
          <w:sz w:val="32"/>
          <w:lang w:val="pt"/>
        </w:rPr>
      </w:pPr>
    </w:p>
    <w:p w14:paraId="3B135D24" w14:textId="77777777" w:rsidR="002566DB" w:rsidRDefault="002566DB" w:rsidP="00764354">
      <w:pPr>
        <w:pStyle w:val="Ttulo1"/>
        <w:ind w:left="2832"/>
        <w:jc w:val="left"/>
      </w:pPr>
      <w:bookmarkStart w:id="29" w:name="_Toc73955805"/>
      <w:r w:rsidRPr="00764354">
        <w:t>ABSTRACT</w:t>
      </w:r>
      <w:bookmarkEnd w:id="29"/>
    </w:p>
    <w:p w14:paraId="70E8F6AE" w14:textId="77777777" w:rsidR="00764354" w:rsidRPr="00764354" w:rsidDel="00F662C0" w:rsidRDefault="00764354" w:rsidP="00764354">
      <w:pPr>
        <w:pStyle w:val="Ttulo1"/>
        <w:ind w:left="2832"/>
        <w:jc w:val="left"/>
        <w:rPr>
          <w:del w:id="30" w:author="Isadora de Araujo Barbosa Ribeiro" w:date="2021-06-09T21:29:00Z"/>
        </w:rPr>
      </w:pPr>
    </w:p>
    <w:p w14:paraId="6F064E89" w14:textId="48C953AE" w:rsidR="00F662C0" w:rsidRPr="00F662C0" w:rsidRDefault="00456EC6" w:rsidP="00F662C0">
      <w:pPr>
        <w:spacing w:after="200" w:line="276" w:lineRule="auto"/>
        <w:rPr>
          <w:ins w:id="31" w:author="Isadora de Araujo Barbosa Ribeiro" w:date="2021-06-09T21:28:00Z"/>
          <w:sz w:val="24"/>
          <w:szCs w:val="24"/>
          <w:lang w:val="en-US"/>
        </w:rPr>
      </w:pPr>
      <w:del w:id="32" w:author="Isadora de Araujo Barbosa Ribeiro" w:date="2021-06-09T21:28:00Z">
        <w:r w:rsidRPr="00456EC6" w:rsidDel="00F662C0">
          <w:rPr>
            <w:sz w:val="24"/>
            <w:szCs w:val="24"/>
            <w:lang w:val="en-US"/>
          </w:rPr>
          <w:delText>The Ix-Sistemas project is a system that helps restaurants and snack bars when placing orders. Because of the pandemic, we tried to make a system that was safe, avoiding the approach of a waiter and a customer, where a tablet is delivered replacing the physical cardio. The customer can place his own order simply, autonomously and without risks, as soon as the order is placed, he is sent directly to the kitchen that will have access to these commands.</w:delText>
        </w:r>
      </w:del>
      <w:ins w:id="33" w:author="Isadora de Araujo Barbosa Ribeiro" w:date="2021-06-09T21:28:00Z">
        <w:r w:rsidR="00F662C0" w:rsidRPr="00F662C0">
          <w:rPr>
            <w:sz w:val="24"/>
            <w:szCs w:val="24"/>
            <w:lang w:val="en-US"/>
          </w:rPr>
          <w:t>The Ix-</w:t>
        </w:r>
        <w:proofErr w:type="spellStart"/>
        <w:r w:rsidR="00F662C0" w:rsidRPr="00F662C0">
          <w:rPr>
            <w:sz w:val="24"/>
            <w:szCs w:val="24"/>
            <w:lang w:val="en-US"/>
          </w:rPr>
          <w:t>Sistemas</w:t>
        </w:r>
        <w:proofErr w:type="spellEnd"/>
        <w:r w:rsidR="00F662C0" w:rsidRPr="00F662C0">
          <w:rPr>
            <w:sz w:val="24"/>
            <w:szCs w:val="24"/>
            <w:lang w:val="en-US"/>
          </w:rPr>
          <w:t xml:space="preserve"> project is a system that helps restaurants and snack bars when ordering. We sought to create an application that made the work of restaurants easier and made orders faster, avoiding fewer delays and errors with customer orders. During a pandemic period, there is less approach to the customer and the waiters, thus bringing a little more safety to the health of both.</w:t>
        </w:r>
      </w:ins>
    </w:p>
    <w:p w14:paraId="5FFFD607" w14:textId="77777777" w:rsidR="00F662C0" w:rsidRPr="00F662C0" w:rsidRDefault="00F662C0" w:rsidP="00F662C0">
      <w:pPr>
        <w:spacing w:after="200" w:line="276" w:lineRule="auto"/>
        <w:rPr>
          <w:ins w:id="34" w:author="Isadora de Araujo Barbosa Ribeiro" w:date="2021-06-09T21:28:00Z"/>
          <w:sz w:val="24"/>
          <w:szCs w:val="24"/>
          <w:lang w:val="en-US"/>
        </w:rPr>
      </w:pPr>
      <w:ins w:id="35" w:author="Isadora de Araujo Barbosa Ribeiro" w:date="2021-06-09T21:28:00Z">
        <w:r w:rsidRPr="00F662C0">
          <w:rPr>
            <w:sz w:val="24"/>
            <w:szCs w:val="24"/>
            <w:lang w:val="en-US"/>
          </w:rPr>
          <w:t>The app will be installed on a tablet that will replace the physical menus. With the customer application you can place your own order in a simple and autonomous way, as soon as the order is placed, it is sent directly to the kitchen that will have access to these commands.</w:t>
        </w:r>
      </w:ins>
    </w:p>
    <w:p w14:paraId="29C275CC" w14:textId="74C2B8E9" w:rsidR="00F662C0" w:rsidRPr="004379D6" w:rsidRDefault="00F662C0" w:rsidP="00F662C0">
      <w:pPr>
        <w:spacing w:after="200" w:line="276" w:lineRule="auto"/>
        <w:rPr>
          <w:sz w:val="24"/>
          <w:szCs w:val="24"/>
          <w:lang w:val="en-US"/>
        </w:rPr>
      </w:pPr>
      <w:ins w:id="36" w:author="Isadora de Araujo Barbosa Ribeiro" w:date="2021-06-09T21:28:00Z">
        <w:r w:rsidRPr="00F662C0">
          <w:rPr>
            <w:sz w:val="24"/>
            <w:szCs w:val="24"/>
            <w:lang w:val="en-US"/>
          </w:rPr>
          <w:t>There will also be a web page where the manager will have direct access to the menu, adding, deleting or changing dishes. It also contains a start page with the food options that the establishment offers and a login page.</w:t>
        </w:r>
      </w:ins>
    </w:p>
    <w:p w14:paraId="73B62088" w14:textId="23176F3C" w:rsidR="002566DB" w:rsidRPr="00DC22EE" w:rsidRDefault="00357546" w:rsidP="00764354">
      <w:pPr>
        <w:pStyle w:val="Corpodetexto"/>
        <w:spacing w:before="1"/>
        <w:ind w:right="807"/>
        <w:rPr>
          <w:rPrChange w:id="37" w:author="Isadora de Araujo Barbosa Ribeiro" w:date="2021-06-13T23:05:00Z">
            <w:rPr/>
          </w:rPrChange>
        </w:rPr>
      </w:pPr>
      <w:r w:rsidRPr="00357546">
        <w:rPr>
          <w:b/>
        </w:rPr>
        <w:t>K</w:t>
      </w:r>
      <w:r w:rsidR="002566DB" w:rsidRPr="00357546">
        <w:rPr>
          <w:b/>
        </w:rPr>
        <w:t>eywords</w:t>
      </w:r>
      <w:r w:rsidR="002566DB">
        <w:rPr>
          <w:b/>
        </w:rPr>
        <w:t>:</w:t>
      </w:r>
      <w:r w:rsidR="002566DB">
        <w:rPr>
          <w:b/>
          <w:sz w:val="22"/>
        </w:rPr>
        <w:t xml:space="preserve"> </w:t>
      </w:r>
      <w:ins w:id="38" w:author="Isadora de Araujo Barbosa Ribeiro" w:date="2021-06-13T23:05:00Z">
        <w:r w:rsidR="00DC22EE">
          <w:rPr>
            <w:sz w:val="22"/>
          </w:rPr>
          <w:t>Restaurants.</w:t>
        </w:r>
      </w:ins>
      <w:bookmarkStart w:id="39" w:name="_GoBack"/>
      <w:bookmarkEnd w:id="39"/>
    </w:p>
    <w:p w14:paraId="2D0AEC8E" w14:textId="77777777" w:rsidR="002566DB" w:rsidRDefault="002566DB" w:rsidP="002566DB">
      <w:pPr>
        <w:rPr>
          <w:color w:val="FF0000"/>
          <w:sz w:val="24"/>
        </w:rPr>
      </w:pPr>
    </w:p>
    <w:p w14:paraId="1721D3D6" w14:textId="77777777" w:rsidR="002566DB" w:rsidRPr="004379D6" w:rsidRDefault="002566DB" w:rsidP="002566DB">
      <w:pPr>
        <w:pStyle w:val="Corpodetexto"/>
        <w:spacing w:before="1"/>
        <w:ind w:right="807"/>
        <w:rPr>
          <w:lang w:val="pt-BR"/>
          <w:rPrChange w:id="40" w:author="Rafael Martins Alves" w:date="2021-06-08T11:09:00Z">
            <w:rPr>
              <w:lang w:val="en-US"/>
            </w:rPr>
          </w:rPrChange>
        </w:rPr>
      </w:pPr>
    </w:p>
    <w:p w14:paraId="07C880D4" w14:textId="77777777" w:rsidR="002566DB" w:rsidRDefault="002566DB" w:rsidP="002566DB">
      <w:pPr>
        <w:spacing w:line="240" w:lineRule="auto"/>
        <w:ind w:firstLine="0"/>
        <w:jc w:val="left"/>
        <w:rPr>
          <w:b/>
          <w:sz w:val="32"/>
          <w:szCs w:val="32"/>
        </w:rPr>
      </w:pPr>
      <w:r>
        <w:rPr>
          <w:b/>
          <w:sz w:val="32"/>
          <w:szCs w:val="32"/>
        </w:rPr>
        <w:br w:type="page"/>
      </w:r>
    </w:p>
    <w:p w14:paraId="3202EE74" w14:textId="77777777" w:rsidR="00764354" w:rsidRDefault="00E717D1" w:rsidP="00E717D1">
      <w:pPr>
        <w:tabs>
          <w:tab w:val="left" w:pos="4220"/>
        </w:tabs>
        <w:ind w:left="-567"/>
        <w:rPr>
          <w:b/>
          <w:sz w:val="32"/>
          <w:szCs w:val="32"/>
        </w:rPr>
      </w:pPr>
      <w:r>
        <w:rPr>
          <w:b/>
          <w:sz w:val="32"/>
          <w:szCs w:val="32"/>
        </w:rPr>
        <w:lastRenderedPageBreak/>
        <w:tab/>
      </w:r>
    </w:p>
    <w:p w14:paraId="35829CC7" w14:textId="77777777" w:rsidR="002566DB" w:rsidRPr="00925EF9" w:rsidRDefault="002566DB" w:rsidP="00E717D1">
      <w:pPr>
        <w:ind w:left="708"/>
        <w:rPr>
          <w:b/>
          <w:sz w:val="32"/>
          <w:szCs w:val="32"/>
          <w:lang w:val="pt-BR" w:eastAsia="pt-BR" w:bidi="ar-SA"/>
        </w:rPr>
      </w:pPr>
      <w:r w:rsidRPr="00925EF9">
        <w:rPr>
          <w:b/>
          <w:sz w:val="32"/>
          <w:szCs w:val="32"/>
        </w:rPr>
        <w:t>LISTA DE ABREVIATURAS E SIGLAS</w:t>
      </w:r>
    </w:p>
    <w:p w14:paraId="6EC54074" w14:textId="77777777" w:rsidR="002566DB" w:rsidRDefault="002566DB" w:rsidP="00764354">
      <w:pPr>
        <w:jc w:val="left"/>
        <w:rPr>
          <w:rFonts w:ascii="Calibri" w:eastAsia="Calibri" w:hAnsi="Calibri" w:cs="Calibri"/>
        </w:rPr>
      </w:pPr>
    </w:p>
    <w:p w14:paraId="20468AE5"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4"/>
        </w:rPr>
      </w:pPr>
      <w:r>
        <w:rPr>
          <w:b/>
          <w:color w:val="000000"/>
          <w:sz w:val="24"/>
        </w:rPr>
        <w:t>MySQL</w:t>
      </w:r>
      <w:r>
        <w:rPr>
          <w:color w:val="000000"/>
          <w:sz w:val="24"/>
        </w:rPr>
        <w:t xml:space="preserve">- </w:t>
      </w:r>
      <w:r>
        <w:rPr>
          <w:i/>
          <w:color w:val="000000"/>
          <w:sz w:val="24"/>
        </w:rPr>
        <w:t>Structure Query Language (Linguagem de Consulta Estruturada)</w:t>
      </w:r>
    </w:p>
    <w:p w14:paraId="4D4B2445"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4"/>
        </w:rPr>
      </w:pPr>
      <w:r>
        <w:rPr>
          <w:b/>
          <w:color w:val="000000"/>
          <w:sz w:val="24"/>
        </w:rPr>
        <w:t>PEV</w:t>
      </w:r>
      <w:r>
        <w:rPr>
          <w:color w:val="000000"/>
          <w:sz w:val="24"/>
        </w:rPr>
        <w:t xml:space="preserve">- </w:t>
      </w:r>
      <w:r>
        <w:rPr>
          <w:i/>
          <w:color w:val="000000"/>
          <w:sz w:val="24"/>
        </w:rPr>
        <w:t>Posto de Entrega Voluntária</w:t>
      </w:r>
      <w:r>
        <w:rPr>
          <w:color w:val="000000"/>
          <w:sz w:val="24"/>
        </w:rPr>
        <w:t xml:space="preserve"> </w:t>
      </w:r>
    </w:p>
    <w:p w14:paraId="56BB43EE"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4"/>
        </w:rPr>
      </w:pPr>
      <w:r>
        <w:rPr>
          <w:b/>
          <w:color w:val="000000"/>
          <w:sz w:val="24"/>
        </w:rPr>
        <w:t>API</w:t>
      </w:r>
      <w:r>
        <w:rPr>
          <w:color w:val="000000"/>
          <w:sz w:val="24"/>
        </w:rPr>
        <w:t xml:space="preserve"> – </w:t>
      </w:r>
      <w:r>
        <w:rPr>
          <w:i/>
          <w:color w:val="000000"/>
          <w:sz w:val="24"/>
        </w:rPr>
        <w:t xml:space="preserve">Interface de Programação de Aplicação </w:t>
      </w:r>
      <w:r>
        <w:rPr>
          <w:rFonts w:ascii="Calibri" w:eastAsia="Calibri" w:hAnsi="Calibri" w:cs="Calibri"/>
          <w:i/>
          <w:sz w:val="24"/>
        </w:rPr>
        <w:t>(Application Programming Interface)</w:t>
      </w:r>
    </w:p>
    <w:p w14:paraId="6929EBA2"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4"/>
        </w:rPr>
      </w:pPr>
      <w:r>
        <w:rPr>
          <w:b/>
          <w:color w:val="000000"/>
          <w:sz w:val="24"/>
        </w:rPr>
        <w:t>CRUD</w:t>
      </w:r>
      <w:r>
        <w:rPr>
          <w:color w:val="000000"/>
          <w:sz w:val="24"/>
        </w:rPr>
        <w:t xml:space="preserve"> – </w:t>
      </w:r>
      <w:r>
        <w:rPr>
          <w:i/>
          <w:shd w:val="clear" w:color="auto" w:fill="FFFFFF"/>
        </w:rPr>
        <w:t xml:space="preserve">Create (Criação), Read (Consulta), Update (Atualização) </w:t>
      </w:r>
      <w:r>
        <w:rPr>
          <w:i/>
          <w:shd w:val="clear" w:color="auto" w:fill="FFFFFF"/>
        </w:rPr>
        <w:tab/>
        <w:t xml:space="preserve"> Delete (Destruição)</w:t>
      </w:r>
    </w:p>
    <w:p w14:paraId="08418E75"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hd w:val="clear" w:color="auto" w:fill="FFFFFF"/>
        </w:rPr>
      </w:pPr>
      <w:r>
        <w:rPr>
          <w:b/>
          <w:color w:val="000000"/>
          <w:sz w:val="24"/>
        </w:rPr>
        <w:t>JSON</w:t>
      </w:r>
      <w:r>
        <w:rPr>
          <w:color w:val="000000"/>
          <w:sz w:val="24"/>
        </w:rPr>
        <w:t xml:space="preserve"> - </w:t>
      </w:r>
      <w:r>
        <w:rPr>
          <w:i/>
          <w:shd w:val="clear" w:color="auto" w:fill="FFFFFF"/>
        </w:rPr>
        <w:t>JavaScript Object Notation</w:t>
      </w:r>
    </w:p>
    <w:p w14:paraId="5602C17F" w14:textId="77777777" w:rsidR="002566DB" w:rsidRDefault="002566DB" w:rsidP="00764354">
      <w:pPr>
        <w:jc w:val="left"/>
        <w:rPr>
          <w:i/>
          <w:sz w:val="24"/>
        </w:rPr>
      </w:pPr>
      <w:r>
        <w:rPr>
          <w:b/>
          <w:sz w:val="24"/>
        </w:rPr>
        <w:t>HTTP</w:t>
      </w:r>
      <w:r>
        <w:rPr>
          <w:sz w:val="24"/>
        </w:rPr>
        <w:t xml:space="preserve"> -</w:t>
      </w:r>
      <w:r>
        <w:rPr>
          <w:color w:val="222222"/>
          <w:sz w:val="24"/>
          <w:shd w:val="clear" w:color="auto" w:fill="FFFFFF"/>
        </w:rPr>
        <w:t xml:space="preserve"> </w:t>
      </w:r>
      <w:r>
        <w:rPr>
          <w:i/>
          <w:shd w:val="clear" w:color="auto" w:fill="FFFFFF"/>
        </w:rPr>
        <w:t>HyperText Transfer Protocol (Protocolo de Transferência de Hipertexto)</w:t>
      </w:r>
    </w:p>
    <w:p w14:paraId="42C5F84F" w14:textId="77777777" w:rsidR="002566DB" w:rsidRDefault="002566DB" w:rsidP="00764354">
      <w:pPr>
        <w:jc w:val="left"/>
        <w:rPr>
          <w:sz w:val="24"/>
        </w:rPr>
      </w:pPr>
      <w:r>
        <w:rPr>
          <w:b/>
          <w:sz w:val="24"/>
        </w:rPr>
        <w:t>GET</w:t>
      </w:r>
      <w:r>
        <w:rPr>
          <w:sz w:val="24"/>
        </w:rPr>
        <w:t xml:space="preserve"> - </w:t>
      </w:r>
      <w:r>
        <w:rPr>
          <w:i/>
          <w:sz w:val="24"/>
        </w:rPr>
        <w:t>Obter</w:t>
      </w:r>
    </w:p>
    <w:p w14:paraId="3FD3BA01" w14:textId="77777777" w:rsidR="00735ECC" w:rsidRDefault="002566DB" w:rsidP="00764354">
      <w:pPr>
        <w:spacing w:after="200" w:line="276" w:lineRule="auto"/>
        <w:jc w:val="left"/>
        <w:rPr>
          <w:lang w:val="en-US"/>
        </w:rPr>
      </w:pPr>
      <w:r>
        <w:rPr>
          <w:b/>
          <w:sz w:val="24"/>
        </w:rPr>
        <w:t xml:space="preserve">POST </w:t>
      </w:r>
      <w:r>
        <w:rPr>
          <w:sz w:val="24"/>
        </w:rPr>
        <w:t>–</w:t>
      </w:r>
      <w:r w:rsidRPr="00FA5736">
        <w:rPr>
          <w:sz w:val="24"/>
        </w:rPr>
        <w:t xml:space="preserve"> </w:t>
      </w:r>
      <w:r w:rsidRPr="00FA5736">
        <w:rPr>
          <w:i/>
          <w:shd w:val="clear" w:color="auto" w:fill="FFFFFF"/>
        </w:rPr>
        <w:t>Enviar, submeter</w:t>
      </w:r>
      <w:r>
        <w:rPr>
          <w:lang w:val="en-US"/>
        </w:rPr>
        <w:br w:type="page"/>
      </w:r>
    </w:p>
    <w:p w14:paraId="389380E5" w14:textId="77777777" w:rsidR="00735ECC" w:rsidRDefault="00735ECC">
      <w:pPr>
        <w:widowControl/>
        <w:autoSpaceDE/>
        <w:autoSpaceDN/>
        <w:spacing w:after="160" w:line="259" w:lineRule="auto"/>
        <w:ind w:firstLine="0"/>
        <w:jc w:val="left"/>
        <w:rPr>
          <w:lang w:val="en-US"/>
        </w:rPr>
      </w:pPr>
    </w:p>
    <w:sdt>
      <w:sdtPr>
        <w:rPr>
          <w:rFonts w:ascii="Arial" w:eastAsia="Arial" w:hAnsi="Arial" w:cs="Arial"/>
          <w:color w:val="auto"/>
          <w:sz w:val="22"/>
          <w:szCs w:val="22"/>
          <w:lang w:val="pt-PT" w:eastAsia="pt-PT" w:bidi="pt-PT"/>
        </w:rPr>
        <w:id w:val="1773361686"/>
        <w:docPartObj>
          <w:docPartGallery w:val="Table of Contents"/>
          <w:docPartUnique/>
        </w:docPartObj>
      </w:sdtPr>
      <w:sdtEndPr>
        <w:rPr>
          <w:b/>
          <w:bCs/>
        </w:rPr>
      </w:sdtEndPr>
      <w:sdtContent>
        <w:p w14:paraId="0DC4A471" w14:textId="77777777" w:rsidR="00735ECC" w:rsidRDefault="00735ECC" w:rsidP="00E10938">
          <w:pPr>
            <w:pStyle w:val="CabealhodoSumrio"/>
            <w:jc w:val="center"/>
          </w:pPr>
          <w:r>
            <w:t>Sumário</w:t>
          </w:r>
        </w:p>
        <w:p w14:paraId="19A2658F" w14:textId="77777777" w:rsidR="00384E16" w:rsidRDefault="00735ECC">
          <w:pPr>
            <w:pStyle w:val="Sumrio1"/>
            <w:tabs>
              <w:tab w:val="right" w:leader="dot" w:pos="9447"/>
            </w:tabs>
            <w:rPr>
              <w:rFonts w:asciiTheme="minorHAnsi" w:eastAsiaTheme="minorEastAsia" w:hAnsiTheme="minorHAnsi" w:cstheme="minorBidi"/>
              <w:noProof/>
              <w:sz w:val="22"/>
              <w:szCs w:val="22"/>
              <w:lang w:val="pt-BR" w:eastAsia="pt-BR" w:bidi="ar-SA"/>
            </w:rPr>
          </w:pPr>
          <w:r>
            <w:fldChar w:fldCharType="begin"/>
          </w:r>
          <w:r>
            <w:instrText xml:space="preserve"> TOC \o "1-3" \h \z \u </w:instrText>
          </w:r>
          <w:r>
            <w:fldChar w:fldCharType="separate"/>
          </w:r>
          <w:r w:rsidR="00242F43">
            <w:rPr>
              <w:noProof/>
            </w:rPr>
            <w:fldChar w:fldCharType="begin"/>
          </w:r>
          <w:r w:rsidR="00242F43">
            <w:rPr>
              <w:noProof/>
            </w:rPr>
            <w:instrText xml:space="preserve"> HYPERLINK \l "_Toc73955804" </w:instrText>
          </w:r>
          <w:ins w:id="41" w:author="Isadora de Araujo Barbosa Ribeiro" w:date="2021-06-13T23:06:00Z">
            <w:r w:rsidR="00C1319B">
              <w:rPr>
                <w:noProof/>
              </w:rPr>
            </w:r>
          </w:ins>
          <w:r w:rsidR="00242F43">
            <w:rPr>
              <w:noProof/>
            </w:rPr>
            <w:fldChar w:fldCharType="separate"/>
          </w:r>
          <w:r w:rsidR="00384E16" w:rsidRPr="004F1460">
            <w:rPr>
              <w:rStyle w:val="Hyperlink"/>
              <w:noProof/>
            </w:rPr>
            <w:t>RESUMO</w:t>
          </w:r>
          <w:r w:rsidR="00384E16">
            <w:rPr>
              <w:noProof/>
              <w:webHidden/>
            </w:rPr>
            <w:tab/>
          </w:r>
          <w:r w:rsidR="00384E16">
            <w:rPr>
              <w:noProof/>
              <w:webHidden/>
            </w:rPr>
            <w:fldChar w:fldCharType="begin"/>
          </w:r>
          <w:r w:rsidR="00384E16">
            <w:rPr>
              <w:noProof/>
              <w:webHidden/>
            </w:rPr>
            <w:instrText xml:space="preserve"> PAGEREF _Toc73955804 \h </w:instrText>
          </w:r>
          <w:r w:rsidR="00384E16">
            <w:rPr>
              <w:noProof/>
              <w:webHidden/>
            </w:rPr>
          </w:r>
          <w:r w:rsidR="00384E16">
            <w:rPr>
              <w:noProof/>
              <w:webHidden/>
            </w:rPr>
            <w:fldChar w:fldCharType="separate"/>
          </w:r>
          <w:r w:rsidR="00C1319B">
            <w:rPr>
              <w:noProof/>
              <w:webHidden/>
            </w:rPr>
            <w:t>4</w:t>
          </w:r>
          <w:r w:rsidR="00384E16">
            <w:rPr>
              <w:noProof/>
              <w:webHidden/>
            </w:rPr>
            <w:fldChar w:fldCharType="end"/>
          </w:r>
          <w:r w:rsidR="00242F43">
            <w:rPr>
              <w:noProof/>
            </w:rPr>
            <w:fldChar w:fldCharType="end"/>
          </w:r>
        </w:p>
        <w:p w14:paraId="061ED9B2" w14:textId="77777777" w:rsidR="00384E16" w:rsidRDefault="00242F43">
          <w:pPr>
            <w:pStyle w:val="Sumrio1"/>
            <w:tabs>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"_Toc73955805" </w:instrText>
          </w:r>
          <w:ins w:id="42" w:author="Isadora de Araujo Barbosa Ribeiro" w:date="2021-06-13T23:06:00Z">
            <w:r w:rsidR="00C1319B">
              <w:rPr>
                <w:noProof/>
              </w:rPr>
            </w:r>
          </w:ins>
          <w:r>
            <w:rPr>
              <w:noProof/>
            </w:rPr>
            <w:fldChar w:fldCharType="separate"/>
          </w:r>
          <w:r w:rsidR="00384E16" w:rsidRPr="004F1460">
            <w:rPr>
              <w:rStyle w:val="Hyperlink"/>
              <w:noProof/>
            </w:rPr>
            <w:t>ABSTRACT</w:t>
          </w:r>
          <w:r w:rsidR="00384E16">
            <w:rPr>
              <w:noProof/>
              <w:webHidden/>
            </w:rPr>
            <w:tab/>
          </w:r>
          <w:r w:rsidR="00384E16">
            <w:rPr>
              <w:noProof/>
              <w:webHidden/>
            </w:rPr>
            <w:fldChar w:fldCharType="begin"/>
          </w:r>
          <w:r w:rsidR="00384E16">
            <w:rPr>
              <w:noProof/>
              <w:webHidden/>
            </w:rPr>
            <w:instrText xml:space="preserve"> PAGEREF _Toc73955805 \h </w:instrText>
          </w:r>
          <w:r w:rsidR="00384E16">
            <w:rPr>
              <w:noProof/>
              <w:webHidden/>
            </w:rPr>
          </w:r>
          <w:r w:rsidR="00384E16">
            <w:rPr>
              <w:noProof/>
              <w:webHidden/>
            </w:rPr>
            <w:fldChar w:fldCharType="separate"/>
          </w:r>
          <w:r w:rsidR="00C1319B">
            <w:rPr>
              <w:noProof/>
              <w:webHidden/>
            </w:rPr>
            <w:t>5</w:t>
          </w:r>
          <w:r w:rsidR="00384E16">
            <w:rPr>
              <w:noProof/>
              <w:webHidden/>
            </w:rPr>
            <w:fldChar w:fldCharType="end"/>
          </w:r>
          <w:r>
            <w:rPr>
              <w:noProof/>
            </w:rPr>
            <w:fldChar w:fldCharType="end"/>
          </w:r>
        </w:p>
        <w:p w14:paraId="689244B9"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"_Toc73955806" </w:instrText>
          </w:r>
          <w:ins w:id="43" w:author="Isadora de Araujo Barbosa Ribeiro" w:date="2021-06-13T23:06:00Z">
            <w:r w:rsidR="00C1319B">
              <w:rPr>
                <w:noProof/>
              </w:rPr>
            </w:r>
          </w:ins>
          <w:r>
            <w:rPr>
              <w:noProof/>
            </w:rPr>
            <w:fldChar w:fldCharType="separate"/>
          </w:r>
          <w:r w:rsidR="00384E16" w:rsidRPr="004F1460">
            <w:rPr>
              <w:rStyle w:val="Hyperlink"/>
              <w:noProof/>
            </w:rPr>
            <w:t>1.</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INTRODUÇÃO</w:t>
          </w:r>
          <w:r w:rsidR="00384E16">
            <w:rPr>
              <w:noProof/>
              <w:webHidden/>
            </w:rPr>
            <w:tab/>
          </w:r>
          <w:r w:rsidR="00384E16">
            <w:rPr>
              <w:noProof/>
              <w:webHidden/>
            </w:rPr>
            <w:fldChar w:fldCharType="begin"/>
          </w:r>
          <w:r w:rsidR="00384E16">
            <w:rPr>
              <w:noProof/>
              <w:webHidden/>
            </w:rPr>
            <w:instrText xml:space="preserve"> PAGEREF _Toc73955806 \h </w:instrText>
          </w:r>
          <w:r w:rsidR="00384E16">
            <w:rPr>
              <w:noProof/>
              <w:webHidden/>
            </w:rPr>
          </w:r>
          <w:r w:rsidR="00384E16">
            <w:rPr>
              <w:noProof/>
              <w:webHidden/>
            </w:rPr>
            <w:fldChar w:fldCharType="separate"/>
          </w:r>
          <w:r w:rsidR="00C1319B">
            <w:rPr>
              <w:noProof/>
              <w:webHidden/>
            </w:rPr>
            <w:t>8</w:t>
          </w:r>
          <w:r w:rsidR="00384E16">
            <w:rPr>
              <w:noProof/>
              <w:webHidden/>
            </w:rPr>
            <w:fldChar w:fldCharType="end"/>
          </w:r>
          <w:r>
            <w:rPr>
              <w:noProof/>
            </w:rPr>
            <w:fldChar w:fldCharType="end"/>
          </w:r>
        </w:p>
        <w:p w14:paraId="4E635CDA"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"_Toc73955807" </w:instrText>
          </w:r>
          <w:ins w:id="44" w:author="Isadora de Araujo Barbosa Ribeiro" w:date="2021-06-13T23:06:00Z">
            <w:r w:rsidR="00C1319B">
              <w:rPr>
                <w:noProof/>
              </w:rPr>
            </w:r>
          </w:ins>
          <w:r>
            <w:rPr>
              <w:noProof/>
            </w:rPr>
            <w:fldChar w:fldCharType="separate"/>
          </w:r>
          <w:r w:rsidR="00384E16" w:rsidRPr="004F1460">
            <w:rPr>
              <w:rStyle w:val="Hyperlink"/>
              <w:noProof/>
            </w:rPr>
            <w:t>2.</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OBJETIVOS</w:t>
          </w:r>
          <w:r w:rsidR="00384E16">
            <w:rPr>
              <w:noProof/>
              <w:webHidden/>
            </w:rPr>
            <w:tab/>
          </w:r>
          <w:r w:rsidR="00384E16">
            <w:rPr>
              <w:noProof/>
              <w:webHidden/>
            </w:rPr>
            <w:fldChar w:fldCharType="begin"/>
          </w:r>
          <w:r w:rsidR="00384E16">
            <w:rPr>
              <w:noProof/>
              <w:webHidden/>
            </w:rPr>
            <w:instrText xml:space="preserve"> PAGEREF _Toc73955807 \h </w:instrText>
          </w:r>
          <w:r w:rsidR="00384E16">
            <w:rPr>
              <w:noProof/>
              <w:webHidden/>
            </w:rPr>
          </w:r>
          <w:r w:rsidR="00384E16">
            <w:rPr>
              <w:noProof/>
              <w:webHidden/>
            </w:rPr>
            <w:fldChar w:fldCharType="separate"/>
          </w:r>
          <w:r w:rsidR="00C1319B">
            <w:rPr>
              <w:noProof/>
              <w:webHidden/>
            </w:rPr>
            <w:t>9</w:t>
          </w:r>
          <w:r w:rsidR="00384E16">
            <w:rPr>
              <w:noProof/>
              <w:webHidden/>
            </w:rPr>
            <w:fldChar w:fldCharType="end"/>
          </w:r>
          <w:r>
            <w:rPr>
              <w:noProof/>
            </w:rPr>
            <w:fldChar w:fldCharType="end"/>
          </w:r>
        </w:p>
        <w:p w14:paraId="54EDE365"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"_Toc73955808" </w:instrText>
          </w:r>
          <w:ins w:id="45" w:author="Isadora de Araujo Barbosa Ribeiro" w:date="2021-06-13T23:06:00Z">
            <w:r w:rsidR="00C1319B">
              <w:rPr>
                <w:noProof/>
              </w:rPr>
            </w:r>
          </w:ins>
          <w:r>
            <w:rPr>
              <w:noProof/>
            </w:rPr>
            <w:fldChar w:fldCharType="separate"/>
          </w:r>
          <w:r w:rsidR="00384E16" w:rsidRPr="004F1460">
            <w:rPr>
              <w:rStyle w:val="Hyperlink"/>
              <w:noProof/>
            </w:rPr>
            <w:t>2.1.</w:t>
          </w:r>
          <w:r w:rsidR="00384E16">
            <w:rPr>
              <w:rFonts w:asciiTheme="minorHAnsi" w:eastAsiaTheme="minorEastAsia" w:hAnsiTheme="minorHAnsi" w:cstheme="minorBidi"/>
              <w:noProof/>
              <w:lang w:val="pt-BR" w:eastAsia="pt-BR" w:bidi="ar-SA"/>
            </w:rPr>
            <w:tab/>
          </w:r>
          <w:r w:rsidR="00384E16" w:rsidRPr="004F1460">
            <w:rPr>
              <w:rStyle w:val="Hyperlink"/>
              <w:noProof/>
            </w:rPr>
            <w:t>Objetivos Gerais</w:t>
          </w:r>
          <w:r w:rsidR="00384E16">
            <w:rPr>
              <w:noProof/>
              <w:webHidden/>
            </w:rPr>
            <w:tab/>
          </w:r>
          <w:r w:rsidR="00384E16">
            <w:rPr>
              <w:noProof/>
              <w:webHidden/>
            </w:rPr>
            <w:fldChar w:fldCharType="begin"/>
          </w:r>
          <w:r w:rsidR="00384E16">
            <w:rPr>
              <w:noProof/>
              <w:webHidden/>
            </w:rPr>
            <w:instrText xml:space="preserve"> PAGEREF _Toc73955808 \h </w:instrText>
          </w:r>
          <w:r w:rsidR="00384E16">
            <w:rPr>
              <w:noProof/>
              <w:webHidden/>
            </w:rPr>
          </w:r>
          <w:r w:rsidR="00384E16">
            <w:rPr>
              <w:noProof/>
              <w:webHidden/>
            </w:rPr>
            <w:fldChar w:fldCharType="separate"/>
          </w:r>
          <w:r w:rsidR="00C1319B">
            <w:rPr>
              <w:noProof/>
              <w:webHidden/>
            </w:rPr>
            <w:t>9</w:t>
          </w:r>
          <w:r w:rsidR="00384E16">
            <w:rPr>
              <w:noProof/>
              <w:webHidden/>
            </w:rPr>
            <w:fldChar w:fldCharType="end"/>
          </w:r>
          <w:r>
            <w:rPr>
              <w:noProof/>
            </w:rPr>
            <w:fldChar w:fldCharType="end"/>
          </w:r>
        </w:p>
        <w:p w14:paraId="45398F7B"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"_Toc73955809" </w:instrText>
          </w:r>
          <w:ins w:id="46" w:author="Isadora de Araujo Barbosa Ribeiro" w:date="2021-06-13T23:06:00Z">
            <w:r w:rsidR="00C1319B">
              <w:rPr>
                <w:noProof/>
              </w:rPr>
            </w:r>
          </w:ins>
          <w:r>
            <w:rPr>
              <w:noProof/>
            </w:rPr>
            <w:fldChar w:fldCharType="separate"/>
          </w:r>
          <w:r w:rsidR="00384E16" w:rsidRPr="004F1460">
            <w:rPr>
              <w:rStyle w:val="Hyperlink"/>
              <w:noProof/>
            </w:rPr>
            <w:t>2.2.</w:t>
          </w:r>
          <w:r w:rsidR="00384E16">
            <w:rPr>
              <w:rFonts w:asciiTheme="minorHAnsi" w:eastAsiaTheme="minorEastAsia" w:hAnsiTheme="minorHAnsi" w:cstheme="minorBidi"/>
              <w:noProof/>
              <w:lang w:val="pt-BR" w:eastAsia="pt-BR" w:bidi="ar-SA"/>
            </w:rPr>
            <w:tab/>
          </w:r>
          <w:r w:rsidR="00384E16" w:rsidRPr="004F1460">
            <w:rPr>
              <w:rStyle w:val="Hyperlink"/>
              <w:noProof/>
            </w:rPr>
            <w:t>Objetivos Específicos</w:t>
          </w:r>
          <w:r w:rsidR="00384E16">
            <w:rPr>
              <w:noProof/>
              <w:webHidden/>
            </w:rPr>
            <w:tab/>
          </w:r>
          <w:r w:rsidR="00384E16">
            <w:rPr>
              <w:noProof/>
              <w:webHidden/>
            </w:rPr>
            <w:fldChar w:fldCharType="begin"/>
          </w:r>
          <w:r w:rsidR="00384E16">
            <w:rPr>
              <w:noProof/>
              <w:webHidden/>
            </w:rPr>
            <w:instrText xml:space="preserve"> PAGEREF _Toc73955809 \h </w:instrText>
          </w:r>
          <w:r w:rsidR="00384E16">
            <w:rPr>
              <w:noProof/>
              <w:webHidden/>
            </w:rPr>
          </w:r>
          <w:r w:rsidR="00384E16">
            <w:rPr>
              <w:noProof/>
              <w:webHidden/>
            </w:rPr>
            <w:fldChar w:fldCharType="separate"/>
          </w:r>
          <w:r w:rsidR="00C1319B">
            <w:rPr>
              <w:noProof/>
              <w:webHidden/>
            </w:rPr>
            <w:t>9</w:t>
          </w:r>
          <w:r w:rsidR="00384E16">
            <w:rPr>
              <w:noProof/>
              <w:webHidden/>
            </w:rPr>
            <w:fldChar w:fldCharType="end"/>
          </w:r>
          <w:r>
            <w:rPr>
              <w:noProof/>
            </w:rPr>
            <w:fldChar w:fldCharType="end"/>
          </w:r>
        </w:p>
        <w:p w14:paraId="4C4229D7"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"_Toc73955810" </w:instrText>
          </w:r>
          <w:ins w:id="47" w:author="Isadora de Araujo Barbosa Ribeiro" w:date="2021-06-13T23:06:00Z">
            <w:r w:rsidR="00C1319B">
              <w:rPr>
                <w:noProof/>
              </w:rPr>
            </w:r>
          </w:ins>
          <w:r>
            <w:rPr>
              <w:noProof/>
            </w:rPr>
            <w:fldChar w:fldCharType="separate"/>
          </w:r>
          <w:r w:rsidR="00384E16" w:rsidRPr="004F1460">
            <w:rPr>
              <w:rStyle w:val="Hyperlink"/>
              <w:noProof/>
            </w:rPr>
            <w:t>3.</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JUSTIFICATIVA</w:t>
          </w:r>
          <w:r w:rsidR="00384E16">
            <w:rPr>
              <w:noProof/>
              <w:webHidden/>
            </w:rPr>
            <w:tab/>
          </w:r>
          <w:r w:rsidR="00384E16">
            <w:rPr>
              <w:noProof/>
              <w:webHidden/>
            </w:rPr>
            <w:fldChar w:fldCharType="begin"/>
          </w:r>
          <w:r w:rsidR="00384E16">
            <w:rPr>
              <w:noProof/>
              <w:webHidden/>
            </w:rPr>
            <w:instrText xml:space="preserve"> PAGEREF _Toc73955810 \h </w:instrText>
          </w:r>
          <w:r w:rsidR="00384E16">
            <w:rPr>
              <w:noProof/>
              <w:webHidden/>
            </w:rPr>
          </w:r>
          <w:r w:rsidR="00384E16">
            <w:rPr>
              <w:noProof/>
              <w:webHidden/>
            </w:rPr>
            <w:fldChar w:fldCharType="separate"/>
          </w:r>
          <w:r w:rsidR="00C1319B">
            <w:rPr>
              <w:noProof/>
              <w:webHidden/>
            </w:rPr>
            <w:t>10</w:t>
          </w:r>
          <w:r w:rsidR="00384E16">
            <w:rPr>
              <w:noProof/>
              <w:webHidden/>
            </w:rPr>
            <w:fldChar w:fldCharType="end"/>
          </w:r>
          <w:r>
            <w:rPr>
              <w:noProof/>
            </w:rPr>
            <w:fldChar w:fldCharType="end"/>
          </w:r>
        </w:p>
        <w:p w14:paraId="214BF3E0"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"_Toc73955811" </w:instrText>
          </w:r>
          <w:ins w:id="48" w:author="Isadora de Araujo Barbosa Ribeiro" w:date="2021-06-13T23:06:00Z">
            <w:r w:rsidR="00C1319B">
              <w:rPr>
                <w:noProof/>
              </w:rPr>
            </w:r>
          </w:ins>
          <w:r>
            <w:rPr>
              <w:noProof/>
            </w:rPr>
            <w:fldChar w:fldCharType="separate"/>
          </w:r>
          <w:r w:rsidR="00384E16" w:rsidRPr="004F1460">
            <w:rPr>
              <w:rStyle w:val="Hyperlink"/>
              <w:noProof/>
            </w:rPr>
            <w:t>3.1.</w:t>
          </w:r>
          <w:r w:rsidR="00384E16">
            <w:rPr>
              <w:rFonts w:asciiTheme="minorHAnsi" w:eastAsiaTheme="minorEastAsia" w:hAnsiTheme="minorHAnsi" w:cstheme="minorBidi"/>
              <w:noProof/>
              <w:lang w:val="pt-BR" w:eastAsia="pt-BR" w:bidi="ar-SA"/>
            </w:rPr>
            <w:tab/>
          </w:r>
          <w:r w:rsidR="00384E16" w:rsidRPr="004F1460">
            <w:rPr>
              <w:rStyle w:val="Hyperlink"/>
              <w:noProof/>
            </w:rPr>
            <w:t>Matriz SWOT – Programa Consumer</w:t>
          </w:r>
          <w:r w:rsidR="00384E16">
            <w:rPr>
              <w:noProof/>
              <w:webHidden/>
            </w:rPr>
            <w:tab/>
          </w:r>
          <w:r w:rsidR="00384E16">
            <w:rPr>
              <w:noProof/>
              <w:webHidden/>
            </w:rPr>
            <w:fldChar w:fldCharType="begin"/>
          </w:r>
          <w:r w:rsidR="00384E16">
            <w:rPr>
              <w:noProof/>
              <w:webHidden/>
            </w:rPr>
            <w:instrText xml:space="preserve"> PAGEREF _Toc73955811 \h </w:instrText>
          </w:r>
          <w:r w:rsidR="00384E16">
            <w:rPr>
              <w:noProof/>
              <w:webHidden/>
            </w:rPr>
          </w:r>
          <w:r w:rsidR="00384E16">
            <w:rPr>
              <w:noProof/>
              <w:webHidden/>
            </w:rPr>
            <w:fldChar w:fldCharType="separate"/>
          </w:r>
          <w:r w:rsidR="00C1319B">
            <w:rPr>
              <w:noProof/>
              <w:webHidden/>
            </w:rPr>
            <w:t>10</w:t>
          </w:r>
          <w:r w:rsidR="00384E16">
            <w:rPr>
              <w:noProof/>
              <w:webHidden/>
            </w:rPr>
            <w:fldChar w:fldCharType="end"/>
          </w:r>
          <w:r>
            <w:rPr>
              <w:noProof/>
            </w:rPr>
            <w:fldChar w:fldCharType="end"/>
          </w:r>
        </w:p>
        <w:p w14:paraId="79D798E3"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"_Toc7395581</w:instrText>
          </w:r>
          <w:r>
            <w:rPr>
              <w:noProof/>
            </w:rPr>
            <w:instrText xml:space="preserve">2" </w:instrText>
          </w:r>
          <w:ins w:id="49" w:author="Isadora de Araujo Barbosa Ribeiro" w:date="2021-06-13T23:06:00Z">
            <w:r w:rsidR="00C1319B">
              <w:rPr>
                <w:noProof/>
              </w:rPr>
            </w:r>
          </w:ins>
          <w:r>
            <w:rPr>
              <w:noProof/>
            </w:rPr>
            <w:fldChar w:fldCharType="separate"/>
          </w:r>
          <w:r w:rsidR="00384E16" w:rsidRPr="004F1460">
            <w:rPr>
              <w:rStyle w:val="Hyperlink"/>
              <w:noProof/>
            </w:rPr>
            <w:t>4.</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TAP (TERMO DE ABERTURA)</w:t>
          </w:r>
          <w:r w:rsidR="00384E16">
            <w:rPr>
              <w:noProof/>
              <w:webHidden/>
            </w:rPr>
            <w:tab/>
          </w:r>
          <w:r w:rsidR="00384E16">
            <w:rPr>
              <w:noProof/>
              <w:webHidden/>
            </w:rPr>
            <w:fldChar w:fldCharType="begin"/>
          </w:r>
          <w:r w:rsidR="00384E16">
            <w:rPr>
              <w:noProof/>
              <w:webHidden/>
            </w:rPr>
            <w:instrText xml:space="preserve"> PAGEREF _Toc73955812 \h </w:instrText>
          </w:r>
          <w:r w:rsidR="00384E16">
            <w:rPr>
              <w:noProof/>
              <w:webHidden/>
            </w:rPr>
          </w:r>
          <w:r w:rsidR="00384E16">
            <w:rPr>
              <w:noProof/>
              <w:webHidden/>
            </w:rPr>
            <w:fldChar w:fldCharType="separate"/>
          </w:r>
          <w:ins w:id="50" w:author="Isadora de Araujo Barbosa Ribeiro" w:date="2021-06-13T23:06:00Z">
            <w:r w:rsidR="00C1319B">
              <w:rPr>
                <w:noProof/>
                <w:webHidden/>
              </w:rPr>
              <w:t>11</w:t>
            </w:r>
          </w:ins>
          <w:del w:id="51" w:author="Isadora de Araujo Barbosa Ribeiro" w:date="2021-06-13T23:06:00Z">
            <w:r w:rsidR="00384E16" w:rsidDel="00C1319B">
              <w:rPr>
                <w:noProof/>
                <w:webHidden/>
              </w:rPr>
              <w:delText>10</w:delText>
            </w:r>
          </w:del>
          <w:r w:rsidR="00384E16">
            <w:rPr>
              <w:noProof/>
              <w:webHidden/>
            </w:rPr>
            <w:fldChar w:fldCharType="end"/>
          </w:r>
          <w:r>
            <w:rPr>
              <w:noProof/>
            </w:rPr>
            <w:fldChar w:fldCharType="end"/>
          </w:r>
        </w:p>
        <w:p w14:paraId="5F11255D"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"_Toc73955813" </w:instrText>
          </w:r>
          <w:ins w:id="52" w:author="Isadora de Araujo Barbosa Ribeiro" w:date="2021-06-13T23:06:00Z">
            <w:r w:rsidR="00C1319B">
              <w:rPr>
                <w:noProof/>
              </w:rPr>
            </w:r>
          </w:ins>
          <w:r>
            <w:rPr>
              <w:noProof/>
            </w:rPr>
            <w:fldChar w:fldCharType="separate"/>
          </w:r>
          <w:r w:rsidR="00384E16" w:rsidRPr="004F1460">
            <w:rPr>
              <w:rStyle w:val="Hyperlink"/>
              <w:noProof/>
            </w:rPr>
            <w:t>5.</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EAP “ESCOPO”</w:t>
          </w:r>
          <w:r w:rsidR="00384E16">
            <w:rPr>
              <w:noProof/>
              <w:webHidden/>
            </w:rPr>
            <w:tab/>
          </w:r>
          <w:r w:rsidR="00384E16">
            <w:rPr>
              <w:noProof/>
              <w:webHidden/>
            </w:rPr>
            <w:fldChar w:fldCharType="begin"/>
          </w:r>
          <w:r w:rsidR="00384E16">
            <w:rPr>
              <w:noProof/>
              <w:webHidden/>
            </w:rPr>
            <w:instrText xml:space="preserve"> PAGEREF _Toc73955813 \h </w:instrText>
          </w:r>
          <w:r w:rsidR="00384E16">
            <w:rPr>
              <w:noProof/>
              <w:webHidden/>
            </w:rPr>
          </w:r>
          <w:r w:rsidR="00384E16">
            <w:rPr>
              <w:noProof/>
              <w:webHidden/>
            </w:rPr>
            <w:fldChar w:fldCharType="separate"/>
          </w:r>
          <w:ins w:id="53" w:author="Isadora de Araujo Barbosa Ribeiro" w:date="2021-06-13T23:06:00Z">
            <w:r w:rsidR="00C1319B">
              <w:rPr>
                <w:noProof/>
                <w:webHidden/>
              </w:rPr>
              <w:t>12</w:t>
            </w:r>
          </w:ins>
          <w:del w:id="54" w:author="Isadora de Araujo Barbosa Ribeiro" w:date="2021-06-13T23:06:00Z">
            <w:r w:rsidR="00384E16" w:rsidDel="00C1319B">
              <w:rPr>
                <w:noProof/>
                <w:webHidden/>
              </w:rPr>
              <w:delText>11</w:delText>
            </w:r>
          </w:del>
          <w:r w:rsidR="00384E16">
            <w:rPr>
              <w:noProof/>
              <w:webHidden/>
            </w:rPr>
            <w:fldChar w:fldCharType="end"/>
          </w:r>
          <w:r>
            <w:rPr>
              <w:noProof/>
            </w:rPr>
            <w:fldChar w:fldCharType="end"/>
          </w:r>
        </w:p>
        <w:p w14:paraId="2FD34604"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"_Toc73955814" </w:instrText>
          </w:r>
          <w:ins w:id="55" w:author="Isadora de Araujo Barbosa Ribeiro" w:date="2021-06-13T23:06:00Z">
            <w:r w:rsidR="00C1319B">
              <w:rPr>
                <w:noProof/>
              </w:rPr>
            </w:r>
          </w:ins>
          <w:r>
            <w:rPr>
              <w:noProof/>
            </w:rPr>
            <w:fldChar w:fldCharType="separate"/>
          </w:r>
          <w:r w:rsidR="00384E16" w:rsidRPr="004F1460">
            <w:rPr>
              <w:rStyle w:val="Hyperlink"/>
              <w:noProof/>
            </w:rPr>
            <w:t>5.1.</w:t>
          </w:r>
          <w:r w:rsidR="00384E16">
            <w:rPr>
              <w:rFonts w:asciiTheme="minorHAnsi" w:eastAsiaTheme="minorEastAsia" w:hAnsiTheme="minorHAnsi" w:cstheme="minorBidi"/>
              <w:noProof/>
              <w:lang w:val="pt-BR" w:eastAsia="pt-BR" w:bidi="ar-SA"/>
            </w:rPr>
            <w:tab/>
          </w:r>
          <w:r w:rsidR="00384E16" w:rsidRPr="004F1460">
            <w:rPr>
              <w:rStyle w:val="Hyperlink"/>
              <w:noProof/>
            </w:rPr>
            <w:t>Requisitos Funcionais</w:t>
          </w:r>
          <w:r w:rsidR="00384E16">
            <w:rPr>
              <w:noProof/>
              <w:webHidden/>
            </w:rPr>
            <w:tab/>
          </w:r>
          <w:r w:rsidR="00384E16">
            <w:rPr>
              <w:noProof/>
              <w:webHidden/>
            </w:rPr>
            <w:fldChar w:fldCharType="begin"/>
          </w:r>
          <w:r w:rsidR="00384E16">
            <w:rPr>
              <w:noProof/>
              <w:webHidden/>
            </w:rPr>
            <w:instrText xml:space="preserve"> PAGEREF _Toc73955814 \h </w:instrText>
          </w:r>
          <w:r w:rsidR="00384E16">
            <w:rPr>
              <w:noProof/>
              <w:webHidden/>
            </w:rPr>
          </w:r>
          <w:r w:rsidR="00384E16">
            <w:rPr>
              <w:noProof/>
              <w:webHidden/>
            </w:rPr>
            <w:fldChar w:fldCharType="separate"/>
          </w:r>
          <w:ins w:id="56" w:author="Isadora de Araujo Barbosa Ribeiro" w:date="2021-06-13T23:06:00Z">
            <w:r w:rsidR="00C1319B">
              <w:rPr>
                <w:noProof/>
                <w:webHidden/>
              </w:rPr>
              <w:t>12</w:t>
            </w:r>
          </w:ins>
          <w:del w:id="57" w:author="Isadora de Araujo Barbosa Ribeiro" w:date="2021-06-13T23:06:00Z">
            <w:r w:rsidR="00384E16" w:rsidDel="00C1319B">
              <w:rPr>
                <w:noProof/>
                <w:webHidden/>
              </w:rPr>
              <w:delText>11</w:delText>
            </w:r>
          </w:del>
          <w:r w:rsidR="00384E16">
            <w:rPr>
              <w:noProof/>
              <w:webHidden/>
            </w:rPr>
            <w:fldChar w:fldCharType="end"/>
          </w:r>
          <w:r>
            <w:rPr>
              <w:noProof/>
            </w:rPr>
            <w:fldChar w:fldCharType="end"/>
          </w:r>
        </w:p>
        <w:p w14:paraId="5731CA23"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"_Toc73955815" </w:instrText>
          </w:r>
          <w:ins w:id="58" w:author="Isadora de Araujo Barbosa Ribeiro" w:date="2021-06-13T23:06:00Z">
            <w:r w:rsidR="00C1319B">
              <w:rPr>
                <w:noProof/>
              </w:rPr>
            </w:r>
          </w:ins>
          <w:r>
            <w:rPr>
              <w:noProof/>
            </w:rPr>
            <w:fldChar w:fldCharType="separate"/>
          </w:r>
          <w:r w:rsidR="00384E16" w:rsidRPr="004F1460">
            <w:rPr>
              <w:rStyle w:val="Hyperlink"/>
              <w:noProof/>
            </w:rPr>
            <w:t>6.</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BD</w:t>
          </w:r>
          <w:r w:rsidR="00384E16">
            <w:rPr>
              <w:noProof/>
              <w:webHidden/>
            </w:rPr>
            <w:tab/>
          </w:r>
          <w:r w:rsidR="00384E16">
            <w:rPr>
              <w:noProof/>
              <w:webHidden/>
            </w:rPr>
            <w:fldChar w:fldCharType="begin"/>
          </w:r>
          <w:r w:rsidR="00384E16">
            <w:rPr>
              <w:noProof/>
              <w:webHidden/>
            </w:rPr>
            <w:instrText xml:space="preserve"> PAGEREF _Toc73955815 \h </w:instrText>
          </w:r>
          <w:r w:rsidR="00384E16">
            <w:rPr>
              <w:noProof/>
              <w:webHidden/>
            </w:rPr>
          </w:r>
          <w:r w:rsidR="00384E16">
            <w:rPr>
              <w:noProof/>
              <w:webHidden/>
            </w:rPr>
            <w:fldChar w:fldCharType="separate"/>
          </w:r>
          <w:ins w:id="59" w:author="Isadora de Araujo Barbosa Ribeiro" w:date="2021-06-13T23:06:00Z">
            <w:r w:rsidR="00C1319B">
              <w:rPr>
                <w:noProof/>
                <w:webHidden/>
              </w:rPr>
              <w:t>15</w:t>
            </w:r>
          </w:ins>
          <w:del w:id="60" w:author="Isadora de Araujo Barbosa Ribeiro" w:date="2021-06-13T23:06:00Z">
            <w:r w:rsidR="00384E16" w:rsidDel="00C1319B">
              <w:rPr>
                <w:noProof/>
                <w:webHidden/>
              </w:rPr>
              <w:delText>13</w:delText>
            </w:r>
          </w:del>
          <w:r w:rsidR="00384E16">
            <w:rPr>
              <w:noProof/>
              <w:webHidden/>
            </w:rPr>
            <w:fldChar w:fldCharType="end"/>
          </w:r>
          <w:r>
            <w:rPr>
              <w:noProof/>
            </w:rPr>
            <w:fldChar w:fldCharType="end"/>
          </w:r>
        </w:p>
        <w:p w14:paraId="2C2493E2"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"_Toc73955816" </w:instrText>
          </w:r>
          <w:ins w:id="61" w:author="Isadora de Araujo Barbosa Ribeiro" w:date="2021-06-13T23:06:00Z">
            <w:r w:rsidR="00C1319B">
              <w:rPr>
                <w:noProof/>
              </w:rPr>
            </w:r>
          </w:ins>
          <w:r>
            <w:rPr>
              <w:noProof/>
            </w:rPr>
            <w:fldChar w:fldCharType="separate"/>
          </w:r>
          <w:r w:rsidR="00384E16" w:rsidRPr="004F1460">
            <w:rPr>
              <w:rStyle w:val="Hyperlink"/>
              <w:noProof/>
            </w:rPr>
            <w:t>6.1.</w:t>
          </w:r>
          <w:r w:rsidR="00384E16">
            <w:rPr>
              <w:rFonts w:asciiTheme="minorHAnsi" w:eastAsiaTheme="minorEastAsia" w:hAnsiTheme="minorHAnsi" w:cstheme="minorBidi"/>
              <w:noProof/>
              <w:lang w:val="pt-BR" w:eastAsia="pt-BR" w:bidi="ar-SA"/>
            </w:rPr>
            <w:tab/>
          </w:r>
          <w:r w:rsidR="00384E16" w:rsidRPr="004F1460">
            <w:rPr>
              <w:rStyle w:val="Hyperlink"/>
              <w:noProof/>
            </w:rPr>
            <w:t>DER Conceitual</w:t>
          </w:r>
          <w:r w:rsidR="00384E16">
            <w:rPr>
              <w:noProof/>
              <w:webHidden/>
            </w:rPr>
            <w:tab/>
          </w:r>
          <w:r w:rsidR="00384E16">
            <w:rPr>
              <w:noProof/>
              <w:webHidden/>
            </w:rPr>
            <w:fldChar w:fldCharType="begin"/>
          </w:r>
          <w:r w:rsidR="00384E16">
            <w:rPr>
              <w:noProof/>
              <w:webHidden/>
            </w:rPr>
            <w:instrText xml:space="preserve"> PAGEREF _Toc73955816 \h </w:instrText>
          </w:r>
          <w:r w:rsidR="00384E16">
            <w:rPr>
              <w:noProof/>
              <w:webHidden/>
            </w:rPr>
          </w:r>
          <w:r w:rsidR="00384E16">
            <w:rPr>
              <w:noProof/>
              <w:webHidden/>
            </w:rPr>
            <w:fldChar w:fldCharType="separate"/>
          </w:r>
          <w:ins w:id="62" w:author="Isadora de Araujo Barbosa Ribeiro" w:date="2021-06-13T23:06:00Z">
            <w:r w:rsidR="00C1319B">
              <w:rPr>
                <w:noProof/>
                <w:webHidden/>
              </w:rPr>
              <w:t>15</w:t>
            </w:r>
          </w:ins>
          <w:del w:id="63" w:author="Isadora de Araujo Barbosa Ribeiro" w:date="2021-06-13T23:06:00Z">
            <w:r w:rsidR="00384E16" w:rsidDel="00C1319B">
              <w:rPr>
                <w:noProof/>
                <w:webHidden/>
              </w:rPr>
              <w:delText>13</w:delText>
            </w:r>
          </w:del>
          <w:r w:rsidR="00384E16">
            <w:rPr>
              <w:noProof/>
              <w:webHidden/>
            </w:rPr>
            <w:fldChar w:fldCharType="end"/>
          </w:r>
          <w:r>
            <w:rPr>
              <w:noProof/>
            </w:rPr>
            <w:fldChar w:fldCharType="end"/>
          </w:r>
        </w:p>
        <w:p w14:paraId="1249FF8C"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"_Toc73955817" </w:instrText>
          </w:r>
          <w:ins w:id="64" w:author="Isadora de Araujo Barbosa Ribeiro" w:date="2021-06-13T23:06:00Z">
            <w:r w:rsidR="00C1319B">
              <w:rPr>
                <w:noProof/>
              </w:rPr>
            </w:r>
          </w:ins>
          <w:r>
            <w:rPr>
              <w:noProof/>
            </w:rPr>
            <w:fldChar w:fldCharType="separate"/>
          </w:r>
          <w:r w:rsidR="00384E16" w:rsidRPr="004F1460">
            <w:rPr>
              <w:rStyle w:val="Hyperlink"/>
              <w:noProof/>
            </w:rPr>
            <w:t>6.2.</w:t>
          </w:r>
          <w:r w:rsidR="00384E16">
            <w:rPr>
              <w:rFonts w:asciiTheme="minorHAnsi" w:eastAsiaTheme="minorEastAsia" w:hAnsiTheme="minorHAnsi" w:cstheme="minorBidi"/>
              <w:noProof/>
              <w:lang w:val="pt-BR" w:eastAsia="pt-BR" w:bidi="ar-SA"/>
            </w:rPr>
            <w:tab/>
          </w:r>
          <w:r w:rsidR="00384E16" w:rsidRPr="004F1460">
            <w:rPr>
              <w:rStyle w:val="Hyperlink"/>
              <w:noProof/>
            </w:rPr>
            <w:t>DER Lógico</w:t>
          </w:r>
          <w:r w:rsidR="00384E16">
            <w:rPr>
              <w:noProof/>
              <w:webHidden/>
            </w:rPr>
            <w:tab/>
          </w:r>
          <w:r w:rsidR="00384E16">
            <w:rPr>
              <w:noProof/>
              <w:webHidden/>
            </w:rPr>
            <w:fldChar w:fldCharType="begin"/>
          </w:r>
          <w:r w:rsidR="00384E16">
            <w:rPr>
              <w:noProof/>
              <w:webHidden/>
            </w:rPr>
            <w:instrText xml:space="preserve"> PAGEREF _Toc73955817 \h </w:instrText>
          </w:r>
          <w:r w:rsidR="00384E16">
            <w:rPr>
              <w:noProof/>
              <w:webHidden/>
            </w:rPr>
          </w:r>
          <w:r w:rsidR="00384E16">
            <w:rPr>
              <w:noProof/>
              <w:webHidden/>
            </w:rPr>
            <w:fldChar w:fldCharType="separate"/>
          </w:r>
          <w:ins w:id="65" w:author="Isadora de Araujo Barbosa Ribeiro" w:date="2021-06-13T23:06:00Z">
            <w:r w:rsidR="00C1319B">
              <w:rPr>
                <w:noProof/>
                <w:webHidden/>
              </w:rPr>
              <w:t>15</w:t>
            </w:r>
          </w:ins>
          <w:del w:id="66" w:author="Isadora de Araujo Barbosa Ribeiro" w:date="2021-06-13T23:06:00Z">
            <w:r w:rsidR="00384E16" w:rsidDel="00C1319B">
              <w:rPr>
                <w:noProof/>
                <w:webHidden/>
              </w:rPr>
              <w:delText>13</w:delText>
            </w:r>
          </w:del>
          <w:r w:rsidR="00384E16">
            <w:rPr>
              <w:noProof/>
              <w:webHidden/>
            </w:rPr>
            <w:fldChar w:fldCharType="end"/>
          </w:r>
          <w:r>
            <w:rPr>
              <w:noProof/>
            </w:rPr>
            <w:fldChar w:fldCharType="end"/>
          </w:r>
        </w:p>
        <w:p w14:paraId="3BDD6B69"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"_Toc73955818" </w:instrText>
          </w:r>
          <w:ins w:id="67" w:author="Isadora de Araujo Barbosa Ribeiro" w:date="2021-06-13T23:06:00Z">
            <w:r w:rsidR="00C1319B">
              <w:rPr>
                <w:noProof/>
              </w:rPr>
            </w:r>
          </w:ins>
          <w:r>
            <w:rPr>
              <w:noProof/>
            </w:rPr>
            <w:fldChar w:fldCharType="separate"/>
          </w:r>
          <w:r w:rsidR="00384E16" w:rsidRPr="004F1460">
            <w:rPr>
              <w:rStyle w:val="Hyperlink"/>
              <w:noProof/>
            </w:rPr>
            <w:t>7.</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BACK-END</w:t>
          </w:r>
          <w:r w:rsidR="00384E16">
            <w:rPr>
              <w:noProof/>
              <w:webHidden/>
            </w:rPr>
            <w:tab/>
          </w:r>
          <w:r w:rsidR="00384E16">
            <w:rPr>
              <w:noProof/>
              <w:webHidden/>
            </w:rPr>
            <w:fldChar w:fldCharType="begin"/>
          </w:r>
          <w:r w:rsidR="00384E16">
            <w:rPr>
              <w:noProof/>
              <w:webHidden/>
            </w:rPr>
            <w:instrText xml:space="preserve"> PAGEREF _Toc73955818 \h </w:instrText>
          </w:r>
          <w:r w:rsidR="00384E16">
            <w:rPr>
              <w:noProof/>
              <w:webHidden/>
            </w:rPr>
          </w:r>
          <w:r w:rsidR="00384E16">
            <w:rPr>
              <w:noProof/>
              <w:webHidden/>
            </w:rPr>
            <w:fldChar w:fldCharType="separate"/>
          </w:r>
          <w:ins w:id="68" w:author="Isadora de Araujo Barbosa Ribeiro" w:date="2021-06-13T23:06:00Z">
            <w:r w:rsidR="00C1319B">
              <w:rPr>
                <w:noProof/>
                <w:webHidden/>
              </w:rPr>
              <w:t>16</w:t>
            </w:r>
          </w:ins>
          <w:del w:id="69" w:author="Isadora de Araujo Barbosa Ribeiro" w:date="2021-06-13T23:06:00Z">
            <w:r w:rsidR="00384E16" w:rsidDel="00C1319B">
              <w:rPr>
                <w:noProof/>
                <w:webHidden/>
              </w:rPr>
              <w:delText>14</w:delText>
            </w:r>
          </w:del>
          <w:r w:rsidR="00384E16">
            <w:rPr>
              <w:noProof/>
              <w:webHidden/>
            </w:rPr>
            <w:fldChar w:fldCharType="end"/>
          </w:r>
          <w:r>
            <w:rPr>
              <w:noProof/>
            </w:rPr>
            <w:fldChar w:fldCharType="end"/>
          </w:r>
        </w:p>
        <w:p w14:paraId="386E74E9"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"_Toc73955819" </w:instrText>
          </w:r>
          <w:ins w:id="70" w:author="Isadora de Araujo Barbosa Ribeiro" w:date="2021-06-13T23:06:00Z">
            <w:r w:rsidR="00C1319B">
              <w:rPr>
                <w:noProof/>
              </w:rPr>
            </w:r>
          </w:ins>
          <w:r>
            <w:rPr>
              <w:noProof/>
            </w:rPr>
            <w:fldChar w:fldCharType="separate"/>
          </w:r>
          <w:r w:rsidR="00384E16" w:rsidRPr="004F1460">
            <w:rPr>
              <w:rStyle w:val="Hyperlink"/>
              <w:noProof/>
            </w:rPr>
            <w:t>7.1.</w:t>
          </w:r>
          <w:r w:rsidR="00384E16">
            <w:rPr>
              <w:rFonts w:asciiTheme="minorHAnsi" w:eastAsiaTheme="minorEastAsia" w:hAnsiTheme="minorHAnsi" w:cstheme="minorBidi"/>
              <w:noProof/>
              <w:lang w:val="pt-BR" w:eastAsia="pt-BR" w:bidi="ar-SA"/>
            </w:rPr>
            <w:tab/>
          </w:r>
          <w:r w:rsidR="00384E16" w:rsidRPr="004F1460">
            <w:rPr>
              <w:rStyle w:val="Hyperlink"/>
              <w:noProof/>
            </w:rPr>
            <w:t>Diagramas de Classes</w:t>
          </w:r>
          <w:r w:rsidR="00384E16">
            <w:rPr>
              <w:noProof/>
              <w:webHidden/>
            </w:rPr>
            <w:tab/>
          </w:r>
          <w:r w:rsidR="00384E16">
            <w:rPr>
              <w:noProof/>
              <w:webHidden/>
            </w:rPr>
            <w:fldChar w:fldCharType="begin"/>
          </w:r>
          <w:r w:rsidR="00384E16">
            <w:rPr>
              <w:noProof/>
              <w:webHidden/>
            </w:rPr>
            <w:instrText xml:space="preserve"> PAGEREF _Toc73955819 \h </w:instrText>
          </w:r>
          <w:r w:rsidR="00384E16">
            <w:rPr>
              <w:noProof/>
              <w:webHidden/>
            </w:rPr>
          </w:r>
          <w:r w:rsidR="00384E16">
            <w:rPr>
              <w:noProof/>
              <w:webHidden/>
            </w:rPr>
            <w:fldChar w:fldCharType="separate"/>
          </w:r>
          <w:ins w:id="71" w:author="Isadora de Araujo Barbosa Ribeiro" w:date="2021-06-13T23:06:00Z">
            <w:r w:rsidR="00C1319B">
              <w:rPr>
                <w:noProof/>
                <w:webHidden/>
              </w:rPr>
              <w:t>16</w:t>
            </w:r>
          </w:ins>
          <w:del w:id="72" w:author="Isadora de Araujo Barbosa Ribeiro" w:date="2021-06-13T23:06:00Z">
            <w:r w:rsidR="00384E16" w:rsidDel="00C1319B">
              <w:rPr>
                <w:noProof/>
                <w:webHidden/>
              </w:rPr>
              <w:delText>14</w:delText>
            </w:r>
          </w:del>
          <w:r w:rsidR="00384E16">
            <w:rPr>
              <w:noProof/>
              <w:webHidden/>
            </w:rPr>
            <w:fldChar w:fldCharType="end"/>
          </w:r>
          <w:r>
            <w:rPr>
              <w:noProof/>
            </w:rPr>
            <w:fldChar w:fldCharType="end"/>
          </w:r>
        </w:p>
        <w:p w14:paraId="0087D95A"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"_Toc73955820" </w:instrText>
          </w:r>
          <w:ins w:id="73" w:author="Isadora de Araujo Barbosa Ribeiro" w:date="2021-06-13T23:06:00Z">
            <w:r w:rsidR="00C1319B">
              <w:rPr>
                <w:noProof/>
              </w:rPr>
            </w:r>
          </w:ins>
          <w:r>
            <w:rPr>
              <w:noProof/>
            </w:rPr>
            <w:fldChar w:fldCharType="separate"/>
          </w:r>
          <w:r w:rsidR="00384E16" w:rsidRPr="004F1460">
            <w:rPr>
              <w:rStyle w:val="Hyperlink"/>
              <w:noProof/>
            </w:rPr>
            <w:t>8.</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EXECUÇÃO</w:t>
          </w:r>
          <w:r w:rsidR="00384E16">
            <w:rPr>
              <w:noProof/>
              <w:webHidden/>
            </w:rPr>
            <w:tab/>
          </w:r>
          <w:r w:rsidR="00384E16">
            <w:rPr>
              <w:noProof/>
              <w:webHidden/>
            </w:rPr>
            <w:fldChar w:fldCharType="begin"/>
          </w:r>
          <w:r w:rsidR="00384E16">
            <w:rPr>
              <w:noProof/>
              <w:webHidden/>
            </w:rPr>
            <w:instrText xml:space="preserve"> PAGEREF _Toc73955820 \h </w:instrText>
          </w:r>
          <w:r w:rsidR="00384E16">
            <w:rPr>
              <w:noProof/>
              <w:webHidden/>
            </w:rPr>
          </w:r>
          <w:r w:rsidR="00384E16">
            <w:rPr>
              <w:noProof/>
              <w:webHidden/>
            </w:rPr>
            <w:fldChar w:fldCharType="separate"/>
          </w:r>
          <w:ins w:id="74" w:author="Isadora de Araujo Barbosa Ribeiro" w:date="2021-06-13T23:06:00Z">
            <w:r w:rsidR="00C1319B">
              <w:rPr>
                <w:noProof/>
                <w:webHidden/>
              </w:rPr>
              <w:t>17</w:t>
            </w:r>
          </w:ins>
          <w:del w:id="75" w:author="Isadora de Araujo Barbosa Ribeiro" w:date="2021-06-13T23:06:00Z">
            <w:r w:rsidR="00384E16" w:rsidDel="00C1319B">
              <w:rPr>
                <w:noProof/>
                <w:webHidden/>
              </w:rPr>
              <w:delText>15</w:delText>
            </w:r>
          </w:del>
          <w:r w:rsidR="00384E16">
            <w:rPr>
              <w:noProof/>
              <w:webHidden/>
            </w:rPr>
            <w:fldChar w:fldCharType="end"/>
          </w:r>
          <w:r>
            <w:rPr>
              <w:noProof/>
            </w:rPr>
            <w:fldChar w:fldCharType="end"/>
          </w:r>
        </w:p>
        <w:p w14:paraId="76AA08D7"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"_Toc73955821" </w:instrText>
          </w:r>
          <w:ins w:id="76" w:author="Isadora de Araujo Barbosa Ribeiro" w:date="2021-06-13T23:06:00Z">
            <w:r w:rsidR="00C1319B">
              <w:rPr>
                <w:noProof/>
              </w:rPr>
            </w:r>
          </w:ins>
          <w:r>
            <w:rPr>
              <w:noProof/>
            </w:rPr>
            <w:fldChar w:fldCharType="separate"/>
          </w:r>
          <w:r w:rsidR="00384E16" w:rsidRPr="004F1460">
            <w:rPr>
              <w:rStyle w:val="Hyperlink"/>
              <w:noProof/>
            </w:rPr>
            <w:t>8.1.</w:t>
          </w:r>
          <w:r w:rsidR="00384E16">
            <w:rPr>
              <w:rFonts w:asciiTheme="minorHAnsi" w:eastAsiaTheme="minorEastAsia" w:hAnsiTheme="minorHAnsi" w:cstheme="minorBidi"/>
              <w:noProof/>
              <w:lang w:val="pt-BR" w:eastAsia="pt-BR" w:bidi="ar-SA"/>
            </w:rPr>
            <w:tab/>
          </w:r>
          <w:r w:rsidR="00384E16" w:rsidRPr="004F1460">
            <w:rPr>
              <w:rStyle w:val="Hyperlink"/>
              <w:noProof/>
            </w:rPr>
            <w:t>Cronograma</w:t>
          </w:r>
          <w:r w:rsidR="00384E16">
            <w:rPr>
              <w:noProof/>
              <w:webHidden/>
            </w:rPr>
            <w:tab/>
          </w:r>
          <w:r w:rsidR="00384E16">
            <w:rPr>
              <w:noProof/>
              <w:webHidden/>
            </w:rPr>
            <w:fldChar w:fldCharType="begin"/>
          </w:r>
          <w:r w:rsidR="00384E16">
            <w:rPr>
              <w:noProof/>
              <w:webHidden/>
            </w:rPr>
            <w:instrText xml:space="preserve"> PAGEREF _Toc73955821 \h </w:instrText>
          </w:r>
          <w:r w:rsidR="00384E16">
            <w:rPr>
              <w:noProof/>
              <w:webHidden/>
            </w:rPr>
          </w:r>
          <w:r w:rsidR="00384E16">
            <w:rPr>
              <w:noProof/>
              <w:webHidden/>
            </w:rPr>
            <w:fldChar w:fldCharType="separate"/>
          </w:r>
          <w:ins w:id="77" w:author="Isadora de Araujo Barbosa Ribeiro" w:date="2021-06-13T23:06:00Z">
            <w:r w:rsidR="00C1319B">
              <w:rPr>
                <w:noProof/>
                <w:webHidden/>
              </w:rPr>
              <w:t>17</w:t>
            </w:r>
          </w:ins>
          <w:del w:id="78" w:author="Isadora de Araujo Barbosa Ribeiro" w:date="2021-06-13T23:06:00Z">
            <w:r w:rsidR="00384E16" w:rsidDel="00C1319B">
              <w:rPr>
                <w:noProof/>
                <w:webHidden/>
              </w:rPr>
              <w:delText>15</w:delText>
            </w:r>
          </w:del>
          <w:r w:rsidR="00384E16">
            <w:rPr>
              <w:noProof/>
              <w:webHidden/>
            </w:rPr>
            <w:fldChar w:fldCharType="end"/>
          </w:r>
          <w:r>
            <w:rPr>
              <w:noProof/>
            </w:rPr>
            <w:fldChar w:fldCharType="end"/>
          </w:r>
        </w:p>
        <w:p w14:paraId="74221451"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"_Toc73955822" </w:instrText>
          </w:r>
          <w:ins w:id="79" w:author="Isadora de Araujo Barbosa Ribeiro" w:date="2021-06-13T23:06:00Z">
            <w:r w:rsidR="00C1319B">
              <w:rPr>
                <w:noProof/>
              </w:rPr>
            </w:r>
          </w:ins>
          <w:r>
            <w:rPr>
              <w:noProof/>
            </w:rPr>
            <w:fldChar w:fldCharType="separate"/>
          </w:r>
          <w:r w:rsidR="00384E16" w:rsidRPr="004F1460">
            <w:rPr>
              <w:rStyle w:val="Hyperlink"/>
              <w:noProof/>
            </w:rPr>
            <w:t>9.</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RESULTADOS</w:t>
          </w:r>
          <w:r w:rsidR="00384E16">
            <w:rPr>
              <w:noProof/>
              <w:webHidden/>
            </w:rPr>
            <w:tab/>
          </w:r>
          <w:r w:rsidR="00384E16">
            <w:rPr>
              <w:noProof/>
              <w:webHidden/>
            </w:rPr>
            <w:fldChar w:fldCharType="begin"/>
          </w:r>
          <w:r w:rsidR="00384E16">
            <w:rPr>
              <w:noProof/>
              <w:webHidden/>
            </w:rPr>
            <w:instrText xml:space="preserve"> PAGEREF _Toc73955822 \h </w:instrText>
          </w:r>
          <w:r w:rsidR="00384E16">
            <w:rPr>
              <w:noProof/>
              <w:webHidden/>
            </w:rPr>
          </w:r>
          <w:r w:rsidR="00384E16">
            <w:rPr>
              <w:noProof/>
              <w:webHidden/>
            </w:rPr>
            <w:fldChar w:fldCharType="separate"/>
          </w:r>
          <w:ins w:id="80" w:author="Isadora de Araujo Barbosa Ribeiro" w:date="2021-06-13T23:06:00Z">
            <w:r w:rsidR="00C1319B">
              <w:rPr>
                <w:noProof/>
                <w:webHidden/>
              </w:rPr>
              <w:t>18</w:t>
            </w:r>
          </w:ins>
          <w:del w:id="81" w:author="Isadora de Araujo Barbosa Ribeiro" w:date="2021-06-13T23:06:00Z">
            <w:r w:rsidR="00384E16" w:rsidDel="00C1319B">
              <w:rPr>
                <w:noProof/>
                <w:webHidden/>
              </w:rPr>
              <w:delText>16</w:delText>
            </w:r>
          </w:del>
          <w:r w:rsidR="00384E16">
            <w:rPr>
              <w:noProof/>
              <w:webHidden/>
            </w:rPr>
            <w:fldChar w:fldCharType="end"/>
          </w:r>
          <w:r>
            <w:rPr>
              <w:noProof/>
            </w:rPr>
            <w:fldChar w:fldCharType="end"/>
          </w:r>
        </w:p>
        <w:p w14:paraId="5A7268AD"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"_Toc73955823" </w:instrText>
          </w:r>
          <w:ins w:id="82" w:author="Isadora de Araujo Barbosa Ribeiro" w:date="2021-06-13T23:06:00Z">
            <w:r w:rsidR="00C1319B">
              <w:rPr>
                <w:noProof/>
              </w:rPr>
            </w:r>
          </w:ins>
          <w:r>
            <w:rPr>
              <w:noProof/>
            </w:rPr>
            <w:fldChar w:fldCharType="separate"/>
          </w:r>
          <w:r w:rsidR="00384E16" w:rsidRPr="004F1460">
            <w:rPr>
              <w:rStyle w:val="Hyperlink"/>
              <w:noProof/>
            </w:rPr>
            <w:t>9.1.</w:t>
          </w:r>
          <w:r w:rsidR="00384E16">
            <w:rPr>
              <w:rFonts w:asciiTheme="minorHAnsi" w:eastAsiaTheme="minorEastAsia" w:hAnsiTheme="minorHAnsi" w:cstheme="minorBidi"/>
              <w:noProof/>
              <w:lang w:val="pt-BR" w:eastAsia="pt-BR" w:bidi="ar-SA"/>
            </w:rPr>
            <w:tab/>
          </w:r>
          <w:r w:rsidR="00384E16" w:rsidRPr="004F1460">
            <w:rPr>
              <w:rStyle w:val="Hyperlink"/>
              <w:noProof/>
            </w:rPr>
            <w:t>Telas Front-End</w:t>
          </w:r>
          <w:r w:rsidR="00384E16">
            <w:rPr>
              <w:noProof/>
              <w:webHidden/>
            </w:rPr>
            <w:tab/>
          </w:r>
          <w:r w:rsidR="00384E16">
            <w:rPr>
              <w:noProof/>
              <w:webHidden/>
            </w:rPr>
            <w:fldChar w:fldCharType="begin"/>
          </w:r>
          <w:r w:rsidR="00384E16">
            <w:rPr>
              <w:noProof/>
              <w:webHidden/>
            </w:rPr>
            <w:instrText xml:space="preserve"> PAGEREF _Toc73955823 \h </w:instrText>
          </w:r>
          <w:r w:rsidR="00384E16">
            <w:rPr>
              <w:noProof/>
              <w:webHidden/>
            </w:rPr>
          </w:r>
          <w:r w:rsidR="00384E16">
            <w:rPr>
              <w:noProof/>
              <w:webHidden/>
            </w:rPr>
            <w:fldChar w:fldCharType="separate"/>
          </w:r>
          <w:ins w:id="83" w:author="Isadora de Araujo Barbosa Ribeiro" w:date="2021-06-13T23:06:00Z">
            <w:r w:rsidR="00C1319B">
              <w:rPr>
                <w:noProof/>
                <w:webHidden/>
              </w:rPr>
              <w:t>18</w:t>
            </w:r>
          </w:ins>
          <w:del w:id="84" w:author="Isadora de Araujo Barbosa Ribeiro" w:date="2021-06-13T23:06:00Z">
            <w:r w:rsidR="00384E16" w:rsidDel="00C1319B">
              <w:rPr>
                <w:noProof/>
                <w:webHidden/>
              </w:rPr>
              <w:delText>16</w:delText>
            </w:r>
          </w:del>
          <w:r w:rsidR="00384E16">
            <w:rPr>
              <w:noProof/>
              <w:webHidden/>
            </w:rPr>
            <w:fldChar w:fldCharType="end"/>
          </w:r>
          <w:r>
            <w:rPr>
              <w:noProof/>
            </w:rPr>
            <w:fldChar w:fldCharType="end"/>
          </w:r>
        </w:p>
        <w:p w14:paraId="72269B6C"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"_Toc73955824" </w:instrText>
          </w:r>
          <w:ins w:id="85" w:author="Isadora de Araujo Barbosa Ribeiro" w:date="2021-06-13T23:06:00Z">
            <w:r w:rsidR="00C1319B">
              <w:rPr>
                <w:noProof/>
              </w:rPr>
            </w:r>
          </w:ins>
          <w:r>
            <w:rPr>
              <w:noProof/>
            </w:rPr>
            <w:fldChar w:fldCharType="separate"/>
          </w:r>
          <w:r w:rsidR="00384E16" w:rsidRPr="004F1460">
            <w:rPr>
              <w:rStyle w:val="Hyperlink"/>
              <w:noProof/>
            </w:rPr>
            <w:t>9.2.</w:t>
          </w:r>
          <w:r w:rsidR="00384E16">
            <w:rPr>
              <w:rFonts w:asciiTheme="minorHAnsi" w:eastAsiaTheme="minorEastAsia" w:hAnsiTheme="minorHAnsi" w:cstheme="minorBidi"/>
              <w:noProof/>
              <w:lang w:val="pt-BR" w:eastAsia="pt-BR" w:bidi="ar-SA"/>
            </w:rPr>
            <w:tab/>
          </w:r>
          <w:r w:rsidR="00384E16" w:rsidRPr="004F1460">
            <w:rPr>
              <w:rStyle w:val="Hyperlink"/>
              <w:noProof/>
            </w:rPr>
            <w:t>Telas Mobile</w:t>
          </w:r>
          <w:r w:rsidR="00384E16">
            <w:rPr>
              <w:noProof/>
              <w:webHidden/>
            </w:rPr>
            <w:tab/>
          </w:r>
          <w:r w:rsidR="00384E16">
            <w:rPr>
              <w:noProof/>
              <w:webHidden/>
            </w:rPr>
            <w:fldChar w:fldCharType="begin"/>
          </w:r>
          <w:r w:rsidR="00384E16">
            <w:rPr>
              <w:noProof/>
              <w:webHidden/>
            </w:rPr>
            <w:instrText xml:space="preserve"> PAGEREF _Toc73955824 \h </w:instrText>
          </w:r>
          <w:r w:rsidR="00384E16">
            <w:rPr>
              <w:noProof/>
              <w:webHidden/>
            </w:rPr>
          </w:r>
          <w:r w:rsidR="00384E16">
            <w:rPr>
              <w:noProof/>
              <w:webHidden/>
            </w:rPr>
            <w:fldChar w:fldCharType="separate"/>
          </w:r>
          <w:ins w:id="86" w:author="Isadora de Araujo Barbosa Ribeiro" w:date="2021-06-13T23:06:00Z">
            <w:r w:rsidR="00C1319B">
              <w:rPr>
                <w:noProof/>
                <w:webHidden/>
              </w:rPr>
              <w:t>20</w:t>
            </w:r>
          </w:ins>
          <w:del w:id="87" w:author="Isadora de Araujo Barbosa Ribeiro" w:date="2021-06-13T23:06:00Z">
            <w:r w:rsidR="00384E16" w:rsidDel="00C1319B">
              <w:rPr>
                <w:noProof/>
                <w:webHidden/>
              </w:rPr>
              <w:delText>18</w:delText>
            </w:r>
          </w:del>
          <w:r w:rsidR="00384E16">
            <w:rPr>
              <w:noProof/>
              <w:webHidden/>
            </w:rPr>
            <w:fldChar w:fldCharType="end"/>
          </w:r>
          <w:r>
            <w:rPr>
              <w:noProof/>
            </w:rPr>
            <w:fldChar w:fldCharType="end"/>
          </w:r>
        </w:p>
        <w:p w14:paraId="4E2571A0"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"_Toc73955825" </w:instrText>
          </w:r>
          <w:ins w:id="88" w:author="Isadora de Araujo Barbosa Ribeiro" w:date="2021-06-13T23:06:00Z">
            <w:r w:rsidR="00C1319B">
              <w:rPr>
                <w:noProof/>
              </w:rPr>
            </w:r>
          </w:ins>
          <w:r>
            <w:rPr>
              <w:noProof/>
            </w:rPr>
            <w:fldChar w:fldCharType="separate"/>
          </w:r>
          <w:r w:rsidR="00384E16" w:rsidRPr="004F1460">
            <w:rPr>
              <w:rStyle w:val="Hyperlink"/>
              <w:noProof/>
            </w:rPr>
            <w:t>10.</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BIBLIOGRAFICA</w:t>
          </w:r>
          <w:r w:rsidR="00384E16">
            <w:rPr>
              <w:noProof/>
              <w:webHidden/>
            </w:rPr>
            <w:tab/>
          </w:r>
          <w:r w:rsidR="00384E16">
            <w:rPr>
              <w:noProof/>
              <w:webHidden/>
            </w:rPr>
            <w:fldChar w:fldCharType="begin"/>
          </w:r>
          <w:r w:rsidR="00384E16">
            <w:rPr>
              <w:noProof/>
              <w:webHidden/>
            </w:rPr>
            <w:instrText xml:space="preserve"> PAGEREF _Toc73955825 \h </w:instrText>
          </w:r>
          <w:r w:rsidR="00384E16">
            <w:rPr>
              <w:noProof/>
              <w:webHidden/>
            </w:rPr>
          </w:r>
          <w:r w:rsidR="00384E16">
            <w:rPr>
              <w:noProof/>
              <w:webHidden/>
            </w:rPr>
            <w:fldChar w:fldCharType="separate"/>
          </w:r>
          <w:ins w:id="89" w:author="Isadora de Araujo Barbosa Ribeiro" w:date="2021-06-13T23:06:00Z">
            <w:r w:rsidR="00C1319B">
              <w:rPr>
                <w:noProof/>
                <w:webHidden/>
              </w:rPr>
              <w:t>23</w:t>
            </w:r>
          </w:ins>
          <w:del w:id="90" w:author="Isadora de Araujo Barbosa Ribeiro" w:date="2021-06-13T23:06:00Z">
            <w:r w:rsidR="00384E16" w:rsidDel="00C1319B">
              <w:rPr>
                <w:noProof/>
                <w:webHidden/>
              </w:rPr>
              <w:delText>21</w:delText>
            </w:r>
          </w:del>
          <w:r w:rsidR="00384E16">
            <w:rPr>
              <w:noProof/>
              <w:webHidden/>
            </w:rPr>
            <w:fldChar w:fldCharType="end"/>
          </w:r>
          <w:r>
            <w:rPr>
              <w:noProof/>
            </w:rPr>
            <w:fldChar w:fldCharType="end"/>
          </w:r>
        </w:p>
        <w:p w14:paraId="79774DD2" w14:textId="77777777" w:rsidR="00735ECC" w:rsidRDefault="00735ECC">
          <w:r>
            <w:rPr>
              <w:b/>
              <w:bCs/>
            </w:rPr>
            <w:fldChar w:fldCharType="end"/>
          </w:r>
        </w:p>
      </w:sdtContent>
    </w:sdt>
    <w:p w14:paraId="70F17396" w14:textId="77777777" w:rsidR="00735ECC" w:rsidRDefault="00735ECC">
      <w:pPr>
        <w:widowControl/>
        <w:autoSpaceDE/>
        <w:autoSpaceDN/>
        <w:spacing w:after="160" w:line="259" w:lineRule="auto"/>
        <w:ind w:firstLine="0"/>
        <w:jc w:val="left"/>
        <w:rPr>
          <w:lang w:val="en-US"/>
        </w:rPr>
      </w:pPr>
    </w:p>
    <w:p w14:paraId="79EC3CE5" w14:textId="77777777" w:rsidR="00E10938" w:rsidRDefault="00E10938">
      <w:pPr>
        <w:widowControl/>
        <w:autoSpaceDE/>
        <w:autoSpaceDN/>
        <w:spacing w:after="160" w:line="259" w:lineRule="auto"/>
        <w:ind w:firstLine="0"/>
        <w:jc w:val="left"/>
        <w:rPr>
          <w:lang w:val="en-US"/>
        </w:rPr>
      </w:pPr>
    </w:p>
    <w:p w14:paraId="76E923AF" w14:textId="77777777" w:rsidR="00E10938" w:rsidRDefault="00E10938">
      <w:pPr>
        <w:widowControl/>
        <w:autoSpaceDE/>
        <w:autoSpaceDN/>
        <w:spacing w:after="160" w:line="259" w:lineRule="auto"/>
        <w:ind w:firstLine="0"/>
        <w:jc w:val="left"/>
        <w:rPr>
          <w:lang w:val="en-US"/>
        </w:rPr>
      </w:pPr>
    </w:p>
    <w:p w14:paraId="690AF293" w14:textId="77777777" w:rsidR="00E10938" w:rsidRDefault="00E10938">
      <w:pPr>
        <w:widowControl/>
        <w:autoSpaceDE/>
        <w:autoSpaceDN/>
        <w:spacing w:after="160" w:line="259" w:lineRule="auto"/>
        <w:ind w:firstLine="0"/>
        <w:jc w:val="left"/>
        <w:rPr>
          <w:lang w:val="en-US"/>
        </w:rPr>
      </w:pPr>
    </w:p>
    <w:p w14:paraId="6408D0EF" w14:textId="77777777" w:rsidR="00E10938" w:rsidDel="00F662C0" w:rsidRDefault="00E10938">
      <w:pPr>
        <w:widowControl/>
        <w:autoSpaceDE/>
        <w:autoSpaceDN/>
        <w:spacing w:after="160" w:line="259" w:lineRule="auto"/>
        <w:ind w:firstLine="0"/>
        <w:jc w:val="left"/>
        <w:rPr>
          <w:del w:id="91" w:author="Isadora de Araujo Barbosa Ribeiro" w:date="2021-06-09T21:45:00Z"/>
          <w:lang w:val="en-US"/>
        </w:rPr>
      </w:pPr>
    </w:p>
    <w:p w14:paraId="4144515E" w14:textId="77777777" w:rsidR="00E10938" w:rsidDel="00F662C0" w:rsidRDefault="00E10938">
      <w:pPr>
        <w:widowControl/>
        <w:autoSpaceDE/>
        <w:autoSpaceDN/>
        <w:spacing w:after="160" w:line="259" w:lineRule="auto"/>
        <w:ind w:firstLine="0"/>
        <w:jc w:val="left"/>
        <w:rPr>
          <w:del w:id="92" w:author="Isadora de Araujo Barbosa Ribeiro" w:date="2021-06-09T21:45:00Z"/>
          <w:lang w:val="en-US"/>
        </w:rPr>
      </w:pPr>
    </w:p>
    <w:p w14:paraId="74F2563E" w14:textId="77777777" w:rsidR="00E10938" w:rsidDel="00F662C0" w:rsidRDefault="00E10938">
      <w:pPr>
        <w:widowControl/>
        <w:autoSpaceDE/>
        <w:autoSpaceDN/>
        <w:spacing w:after="160" w:line="259" w:lineRule="auto"/>
        <w:ind w:firstLine="0"/>
        <w:jc w:val="left"/>
        <w:rPr>
          <w:del w:id="93" w:author="Isadora de Araujo Barbosa Ribeiro" w:date="2021-06-09T21:45:00Z"/>
          <w:lang w:val="en-US"/>
        </w:rPr>
      </w:pPr>
    </w:p>
    <w:p w14:paraId="0FE37339" w14:textId="77777777" w:rsidR="00E10938" w:rsidDel="00F662C0" w:rsidRDefault="00E10938">
      <w:pPr>
        <w:widowControl/>
        <w:autoSpaceDE/>
        <w:autoSpaceDN/>
        <w:spacing w:after="160" w:line="259" w:lineRule="auto"/>
        <w:ind w:firstLine="0"/>
        <w:jc w:val="left"/>
        <w:rPr>
          <w:del w:id="94" w:author="Isadora de Araujo Barbosa Ribeiro" w:date="2021-06-09T21:45:00Z"/>
          <w:lang w:val="en-US"/>
        </w:rPr>
      </w:pPr>
    </w:p>
    <w:p w14:paraId="6E9C21FC" w14:textId="77777777" w:rsidR="00F662C0" w:rsidRDefault="00F662C0" w:rsidP="001B3B08">
      <w:pPr>
        <w:spacing w:after="200" w:line="276" w:lineRule="auto"/>
        <w:rPr>
          <w:lang w:val="en-US"/>
        </w:rPr>
      </w:pPr>
    </w:p>
    <w:p w14:paraId="4F41824B" w14:textId="77777777" w:rsidR="00C05F0D" w:rsidDel="00F662C0" w:rsidRDefault="001B3B08">
      <w:pPr>
        <w:pStyle w:val="Ttulo1"/>
        <w:numPr>
          <w:ilvl w:val="0"/>
          <w:numId w:val="10"/>
        </w:numPr>
        <w:rPr>
          <w:del w:id="95" w:author="Isadora de Araujo Barbosa Ribeiro" w:date="2021-06-09T21:45:00Z"/>
        </w:rPr>
        <w:pPrChange w:id="96" w:author="Isadora de Araujo Barbosa Ribeiro" w:date="2021-06-09T21:45:00Z">
          <w:pPr>
            <w:pStyle w:val="Ttulo1"/>
            <w:ind w:left="1171" w:firstLine="0"/>
          </w:pPr>
        </w:pPrChange>
      </w:pPr>
      <w:bookmarkStart w:id="97" w:name="_Toc73955806"/>
      <w:commentRangeStart w:id="98"/>
      <w:r>
        <w:t>INTRODUÇÃO</w:t>
      </w:r>
      <w:bookmarkEnd w:id="97"/>
      <w:commentRangeEnd w:id="98"/>
      <w:r w:rsidR="004379D6">
        <w:rPr>
          <w:rStyle w:val="Refdecomentrio"/>
          <w:b w:val="0"/>
          <w:bCs w:val="0"/>
        </w:rPr>
        <w:commentReference w:id="98"/>
      </w:r>
    </w:p>
    <w:p w14:paraId="1F304D0B" w14:textId="77777777" w:rsidR="00764354" w:rsidRDefault="00764354">
      <w:pPr>
        <w:pStyle w:val="Ttulo1"/>
        <w:numPr>
          <w:ilvl w:val="0"/>
          <w:numId w:val="10"/>
        </w:numPr>
        <w:pPrChange w:id="99" w:author="Isadora de Araujo Barbosa Ribeiro" w:date="2021-06-09T21:45:00Z">
          <w:pPr>
            <w:pStyle w:val="Ttulo1"/>
            <w:ind w:left="1171" w:firstLine="0"/>
          </w:pPr>
        </w:pPrChange>
      </w:pPr>
    </w:p>
    <w:p w14:paraId="5A6C2070" w14:textId="77777777" w:rsidR="00F662C0" w:rsidRDefault="00F662C0">
      <w:pPr>
        <w:widowControl/>
        <w:autoSpaceDE/>
        <w:autoSpaceDN/>
        <w:spacing w:after="160" w:line="259" w:lineRule="auto"/>
        <w:ind w:firstLine="0"/>
        <w:rPr>
          <w:ins w:id="100" w:author="Isadora de Araujo Barbosa Ribeiro" w:date="2021-06-09T21:46:00Z"/>
        </w:rPr>
        <w:pPrChange w:id="101" w:author="Isadora de Araujo Barbosa Ribeiro" w:date="2021-06-10T19:08:00Z">
          <w:pPr>
            <w:widowControl/>
            <w:autoSpaceDE/>
            <w:autoSpaceDN/>
            <w:spacing w:after="160" w:line="259" w:lineRule="auto"/>
            <w:ind w:firstLine="0"/>
            <w:jc w:val="left"/>
          </w:pPr>
        </w:pPrChange>
      </w:pPr>
    </w:p>
    <w:p w14:paraId="6E228A16" w14:textId="0A58EF49" w:rsidR="00D810C7" w:rsidRDefault="00F662C0">
      <w:pPr>
        <w:widowControl/>
        <w:autoSpaceDE/>
        <w:autoSpaceDN/>
        <w:spacing w:after="160" w:line="259" w:lineRule="auto"/>
        <w:ind w:firstLine="0"/>
        <w:rPr>
          <w:ins w:id="102" w:author="Isadora de Araujo Barbosa Ribeiro" w:date="2021-06-09T21:52:00Z"/>
          <w:sz w:val="24"/>
          <w:szCs w:val="24"/>
        </w:rPr>
        <w:pPrChange w:id="103" w:author="Isadora de Araujo Barbosa Ribeiro" w:date="2021-06-10T19:08:00Z">
          <w:pPr>
            <w:widowControl/>
            <w:autoSpaceDE/>
            <w:autoSpaceDN/>
            <w:spacing w:after="160" w:line="259" w:lineRule="auto"/>
            <w:ind w:firstLine="0"/>
            <w:jc w:val="left"/>
          </w:pPr>
        </w:pPrChange>
      </w:pPr>
      <w:ins w:id="104" w:author="Isadora de Araujo Barbosa Ribeiro" w:date="2021-06-09T21:46:00Z">
        <w:r>
          <w:rPr>
            <w:sz w:val="24"/>
            <w:szCs w:val="24"/>
          </w:rPr>
          <w:tab/>
        </w:r>
        <w:commentRangeStart w:id="105"/>
        <w:r w:rsidR="00D810C7">
          <w:rPr>
            <w:sz w:val="24"/>
            <w:szCs w:val="24"/>
          </w:rPr>
          <w:t>A tecnologia está sempre em constante mudança, a cada evoluç</w:t>
        </w:r>
      </w:ins>
      <w:ins w:id="106" w:author="Isadora de Araujo Barbosa Ribeiro" w:date="2021-06-09T21:48:00Z">
        <w:r w:rsidR="00D810C7">
          <w:rPr>
            <w:sz w:val="24"/>
            <w:szCs w:val="24"/>
          </w:rPr>
          <w:t>ão</w:t>
        </w:r>
      </w:ins>
      <w:ins w:id="107" w:author="Isadora de Araujo Barbosa Ribeiro" w:date="2021-06-09T21:46:00Z">
        <w:r w:rsidR="00D810C7">
          <w:rPr>
            <w:sz w:val="24"/>
            <w:szCs w:val="24"/>
          </w:rPr>
          <w:t xml:space="preserve"> ela facilita e deixa </w:t>
        </w:r>
      </w:ins>
      <w:ins w:id="108" w:author="Isadora de Araujo Barbosa Ribeiro" w:date="2021-06-09T21:48:00Z">
        <w:r w:rsidR="00D810C7">
          <w:rPr>
            <w:sz w:val="24"/>
            <w:szCs w:val="24"/>
          </w:rPr>
          <w:t>nos afazeres diários mais práticos e rápidos</w:t>
        </w:r>
      </w:ins>
      <w:ins w:id="109" w:author="Isadora de Araujo Barbosa Ribeiro" w:date="2021-06-09T21:46:00Z">
        <w:r w:rsidR="00D810C7">
          <w:rPr>
            <w:sz w:val="24"/>
            <w:szCs w:val="24"/>
          </w:rPr>
          <w:t>. N</w:t>
        </w:r>
        <w:r w:rsidR="00D81020">
          <w:rPr>
            <w:sz w:val="24"/>
            <w:szCs w:val="24"/>
          </w:rPr>
          <w:t>o</w:t>
        </w:r>
        <w:r w:rsidR="00D810C7">
          <w:rPr>
            <w:sz w:val="24"/>
            <w:szCs w:val="24"/>
          </w:rPr>
          <w:t xml:space="preserve"> pro</w:t>
        </w:r>
      </w:ins>
      <w:ins w:id="110" w:author="Isadora de Araujo Barbosa Ribeiro" w:date="2021-06-09T21:47:00Z">
        <w:r w:rsidR="00D810C7">
          <w:rPr>
            <w:sz w:val="24"/>
            <w:szCs w:val="24"/>
          </w:rPr>
          <w:t>jeto</w:t>
        </w:r>
      </w:ins>
      <w:ins w:id="111" w:author="Isadora de Araujo Barbosa Ribeiro" w:date="2021-06-09T23:57:00Z">
        <w:r w:rsidR="00D81020">
          <w:rPr>
            <w:sz w:val="24"/>
            <w:szCs w:val="24"/>
          </w:rPr>
          <w:t xml:space="preserve"> IX-Sistemas,</w:t>
        </w:r>
      </w:ins>
      <w:ins w:id="112" w:author="Isadora de Araujo Barbosa Ribeiro" w:date="2021-06-09T21:47:00Z">
        <w:r w:rsidR="00D810C7">
          <w:rPr>
            <w:sz w:val="24"/>
            <w:szCs w:val="24"/>
          </w:rPr>
          <w:t xml:space="preserve"> procuramos uma maneira de ajudar os restaurantes e lanchonetes </w:t>
        </w:r>
      </w:ins>
      <w:ins w:id="113" w:author="Isadora de Araujo Barbosa Ribeiro" w:date="2021-06-09T21:48:00Z">
        <w:r w:rsidR="00D81020">
          <w:rPr>
            <w:sz w:val="24"/>
            <w:szCs w:val="24"/>
          </w:rPr>
          <w:t>com os pedidos, deixando</w:t>
        </w:r>
        <w:r w:rsidR="00D810C7">
          <w:rPr>
            <w:sz w:val="24"/>
            <w:szCs w:val="24"/>
          </w:rPr>
          <w:t xml:space="preserve"> o cliente respons</w:t>
        </w:r>
      </w:ins>
      <w:ins w:id="114" w:author="Isadora de Araujo Barbosa Ribeiro" w:date="2021-06-09T21:49:00Z">
        <w:r w:rsidR="00D810C7">
          <w:rPr>
            <w:sz w:val="24"/>
            <w:szCs w:val="24"/>
          </w:rPr>
          <w:t>ável pelo seu próprio pedido</w:t>
        </w:r>
      </w:ins>
      <w:ins w:id="115" w:author="Isadora de Araujo Barbosa Ribeiro" w:date="2021-06-09T21:51:00Z">
        <w:r w:rsidR="00D810C7">
          <w:rPr>
            <w:sz w:val="24"/>
            <w:szCs w:val="24"/>
          </w:rPr>
          <w:t>, evitando qualquer erro cometido pelo garçom</w:t>
        </w:r>
      </w:ins>
      <w:ins w:id="116" w:author="Isadora de Araujo Barbosa Ribeiro" w:date="2021-06-09T21:52:00Z">
        <w:r w:rsidR="00D810C7">
          <w:rPr>
            <w:sz w:val="24"/>
            <w:szCs w:val="24"/>
          </w:rPr>
          <w:t>.</w:t>
        </w:r>
      </w:ins>
      <w:commentRangeEnd w:id="105"/>
      <w:r w:rsidR="00AC7246">
        <w:rPr>
          <w:rStyle w:val="Refdecomentrio"/>
        </w:rPr>
        <w:commentReference w:id="105"/>
      </w:r>
    </w:p>
    <w:p w14:paraId="3E0EC1A1" w14:textId="1B562E40" w:rsidR="00D810C7" w:rsidRDefault="00D810C7">
      <w:pPr>
        <w:widowControl/>
        <w:autoSpaceDE/>
        <w:autoSpaceDN/>
        <w:spacing w:after="160" w:line="259" w:lineRule="auto"/>
        <w:ind w:firstLine="0"/>
        <w:rPr>
          <w:ins w:id="117" w:author="Isadora de Araujo Barbosa Ribeiro" w:date="2021-06-09T23:59:00Z"/>
          <w:sz w:val="24"/>
          <w:szCs w:val="24"/>
        </w:rPr>
        <w:pPrChange w:id="118" w:author="Isadora de Araujo Barbosa Ribeiro" w:date="2021-06-10T19:08:00Z">
          <w:pPr>
            <w:widowControl/>
            <w:autoSpaceDE/>
            <w:autoSpaceDN/>
            <w:spacing w:after="160" w:line="259" w:lineRule="auto"/>
            <w:ind w:firstLine="0"/>
            <w:jc w:val="left"/>
          </w:pPr>
        </w:pPrChange>
      </w:pPr>
      <w:ins w:id="119" w:author="Isadora de Araujo Barbosa Ribeiro" w:date="2021-06-09T21:52:00Z">
        <w:r>
          <w:rPr>
            <w:sz w:val="24"/>
            <w:szCs w:val="24"/>
          </w:rPr>
          <w:tab/>
          <w:t xml:space="preserve">Assim que o cliente entrar no restaurante, um garçom vai até sua mesa e dispõe sobre ela </w:t>
        </w:r>
      </w:ins>
      <w:ins w:id="120" w:author="Isadora de Araujo Barbosa Ribeiro" w:date="2021-06-09T21:53:00Z">
        <w:r w:rsidR="00D81020">
          <w:rPr>
            <w:sz w:val="24"/>
            <w:szCs w:val="24"/>
          </w:rPr>
          <w:t>um tablet, com o aplicativo previamente instalado,</w:t>
        </w:r>
        <w:r>
          <w:rPr>
            <w:sz w:val="24"/>
            <w:szCs w:val="24"/>
          </w:rPr>
          <w:t xml:space="preserve"> onde vai haver as opç</w:t>
        </w:r>
      </w:ins>
      <w:ins w:id="121" w:author="Isadora de Araujo Barbosa Ribeiro" w:date="2021-06-09T21:54:00Z">
        <w:r>
          <w:rPr>
            <w:sz w:val="24"/>
            <w:szCs w:val="24"/>
          </w:rPr>
          <w:t>ões d</w:t>
        </w:r>
      </w:ins>
      <w:ins w:id="122" w:author="Isadora de Araujo Barbosa Ribeiro" w:date="2021-06-09T21:53:00Z">
        <w:r>
          <w:rPr>
            <w:sz w:val="24"/>
            <w:szCs w:val="24"/>
          </w:rPr>
          <w:t>o cardápio</w:t>
        </w:r>
      </w:ins>
      <w:ins w:id="123" w:author="Isadora de Araujo Barbosa Ribeiro" w:date="2021-06-09T21:54:00Z">
        <w:r>
          <w:rPr>
            <w:sz w:val="24"/>
            <w:szCs w:val="24"/>
          </w:rPr>
          <w:t xml:space="preserve">. O cliente então </w:t>
        </w:r>
      </w:ins>
      <w:ins w:id="124" w:author="Isadora de Araujo Barbosa Ribeiro" w:date="2021-06-09T23:58:00Z">
        <w:r w:rsidR="00D81020">
          <w:rPr>
            <w:sz w:val="24"/>
            <w:szCs w:val="24"/>
          </w:rPr>
          <w:t xml:space="preserve">podera </w:t>
        </w:r>
      </w:ins>
      <w:ins w:id="125" w:author="Isadora de Araujo Barbosa Ribeiro" w:date="2021-06-09T21:54:00Z">
        <w:r w:rsidR="00D81020">
          <w:rPr>
            <w:sz w:val="24"/>
            <w:szCs w:val="24"/>
          </w:rPr>
          <w:t>adicionar a uma comanda digital</w:t>
        </w:r>
        <w:r>
          <w:rPr>
            <w:sz w:val="24"/>
            <w:szCs w:val="24"/>
          </w:rPr>
          <w:t xml:space="preserve"> seus pratos desejados, caso tenha mudado de ideia, ele pode também excluír ou adicionar mais um</w:t>
        </w:r>
      </w:ins>
      <w:ins w:id="126" w:author="Isadora de Araujo Barbosa Ribeiro" w:date="2021-06-09T21:55:00Z">
        <w:r>
          <w:rPr>
            <w:sz w:val="24"/>
            <w:szCs w:val="24"/>
          </w:rPr>
          <w:t xml:space="preserve"> prato.</w:t>
        </w:r>
      </w:ins>
      <w:ins w:id="127" w:author="Isadora de Araujo Barbosa Ribeiro" w:date="2021-06-09T23:58:00Z">
        <w:r w:rsidR="00D81020">
          <w:rPr>
            <w:sz w:val="24"/>
            <w:szCs w:val="24"/>
          </w:rPr>
          <w:t xml:space="preserve"> Feito o pedido, ele é diretamente direcionada a cozinha, que o fará e assim que pronto, ser</w:t>
        </w:r>
      </w:ins>
      <w:ins w:id="128" w:author="Isadora de Araujo Barbosa Ribeiro" w:date="2021-06-09T23:59:00Z">
        <w:r w:rsidR="00D81020">
          <w:rPr>
            <w:sz w:val="24"/>
            <w:szCs w:val="24"/>
          </w:rPr>
          <w:t>á</w:t>
        </w:r>
      </w:ins>
      <w:ins w:id="129" w:author="Isadora de Araujo Barbosa Ribeiro" w:date="2021-06-09T23:58:00Z">
        <w:r w:rsidR="00D81020">
          <w:rPr>
            <w:sz w:val="24"/>
            <w:szCs w:val="24"/>
          </w:rPr>
          <w:t xml:space="preserve"> entregue pelo garçom.</w:t>
        </w:r>
      </w:ins>
    </w:p>
    <w:p w14:paraId="5439139B" w14:textId="475078F0" w:rsidR="00D81020" w:rsidRDefault="00D81020">
      <w:pPr>
        <w:widowControl/>
        <w:autoSpaceDE/>
        <w:autoSpaceDN/>
        <w:spacing w:after="160" w:line="259" w:lineRule="auto"/>
        <w:ind w:firstLine="0"/>
        <w:rPr>
          <w:ins w:id="130" w:author="Isadora de Araujo Barbosa Ribeiro" w:date="2021-06-13T22:11:00Z"/>
          <w:sz w:val="24"/>
          <w:szCs w:val="24"/>
        </w:rPr>
        <w:pPrChange w:id="131" w:author="Isadora de Araujo Barbosa Ribeiro" w:date="2021-06-10T19:08:00Z">
          <w:pPr>
            <w:widowControl/>
            <w:autoSpaceDE/>
            <w:autoSpaceDN/>
            <w:spacing w:after="160" w:line="259" w:lineRule="auto"/>
            <w:ind w:firstLine="0"/>
            <w:jc w:val="left"/>
          </w:pPr>
        </w:pPrChange>
      </w:pPr>
      <w:ins w:id="132" w:author="Isadora de Araujo Barbosa Ribeiro" w:date="2021-06-09T23:59:00Z">
        <w:r>
          <w:rPr>
            <w:sz w:val="24"/>
            <w:szCs w:val="24"/>
          </w:rPr>
          <w:tab/>
          <w:t xml:space="preserve">IX-Sistemas também disponibiliza uma site </w:t>
        </w:r>
      </w:ins>
      <w:ins w:id="133" w:author="Isadora de Araujo Barbosa Ribeiro" w:date="2021-06-10T00:00:00Z">
        <w:r>
          <w:rPr>
            <w:i/>
            <w:sz w:val="24"/>
            <w:szCs w:val="24"/>
          </w:rPr>
          <w:t>Web</w:t>
        </w:r>
        <w:r>
          <w:rPr>
            <w:sz w:val="24"/>
            <w:szCs w:val="24"/>
          </w:rPr>
          <w:t xml:space="preserve">. No site há uma tela de início que é composta de pratos especiais </w:t>
        </w:r>
      </w:ins>
      <w:ins w:id="134" w:author="Isadora de Araujo Barbosa Ribeiro" w:date="2021-06-10T00:01:00Z">
        <w:r>
          <w:rPr>
            <w:sz w:val="24"/>
            <w:szCs w:val="24"/>
          </w:rPr>
          <w:t xml:space="preserve">(ou promoções), também </w:t>
        </w:r>
      </w:ins>
      <w:ins w:id="135" w:author="Isadora de Araujo Barbosa Ribeiro" w:date="2021-06-10T00:02:00Z">
        <w:r>
          <w:rPr>
            <w:sz w:val="24"/>
            <w:szCs w:val="24"/>
          </w:rPr>
          <w:t xml:space="preserve">há a </w:t>
        </w:r>
      </w:ins>
      <w:ins w:id="136" w:author="Isadora de Araujo Barbosa Ribeiro" w:date="2021-06-10T00:01:00Z">
        <w:r>
          <w:rPr>
            <w:sz w:val="24"/>
            <w:szCs w:val="24"/>
          </w:rPr>
          <w:t>localizaç</w:t>
        </w:r>
      </w:ins>
      <w:ins w:id="137" w:author="Isadora de Araujo Barbosa Ribeiro" w:date="2021-06-10T00:02:00Z">
        <w:r>
          <w:rPr>
            <w:sz w:val="24"/>
            <w:szCs w:val="24"/>
          </w:rPr>
          <w:t>ão, contato e e-mail</w:t>
        </w:r>
      </w:ins>
      <w:ins w:id="138" w:author="Isadora de Araujo Barbosa Ribeiro" w:date="2021-06-10T00:03:00Z">
        <w:r>
          <w:rPr>
            <w:sz w:val="24"/>
            <w:szCs w:val="24"/>
          </w:rPr>
          <w:t xml:space="preserve"> do estabelecimento, ao fim da página. Outra tela é a de login, para ser usado pelo gerente para fazer alteraç</w:t>
        </w:r>
      </w:ins>
      <w:ins w:id="139" w:author="Isadora de Araujo Barbosa Ribeiro" w:date="2021-06-10T00:04:00Z">
        <w:r>
          <w:rPr>
            <w:sz w:val="24"/>
            <w:szCs w:val="24"/>
          </w:rPr>
          <w:t>ões no cardápio, adicionar, excluír ou implementar um item.</w:t>
        </w:r>
      </w:ins>
    </w:p>
    <w:p w14:paraId="302D6326" w14:textId="2E7216B1" w:rsidR="009737A5" w:rsidRPr="009737A5" w:rsidRDefault="009737A5">
      <w:pPr>
        <w:widowControl/>
        <w:autoSpaceDE/>
        <w:autoSpaceDN/>
        <w:spacing w:after="160" w:line="259" w:lineRule="auto"/>
        <w:ind w:firstLine="0"/>
        <w:rPr>
          <w:ins w:id="140" w:author="Isadora de Araujo Barbosa Ribeiro" w:date="2021-06-09T21:55:00Z"/>
          <w:sz w:val="24"/>
          <w:szCs w:val="24"/>
          <w:rPrChange w:id="141" w:author="Isadora de Araujo Barbosa Ribeiro" w:date="2021-06-13T22:12:00Z">
            <w:rPr>
              <w:ins w:id="142" w:author="Isadora de Araujo Barbosa Ribeiro" w:date="2021-06-09T21:55:00Z"/>
              <w:sz w:val="24"/>
              <w:szCs w:val="24"/>
            </w:rPr>
          </w:rPrChange>
        </w:rPr>
        <w:pPrChange w:id="143" w:author="Isadora de Araujo Barbosa Ribeiro" w:date="2021-06-10T19:08:00Z">
          <w:pPr>
            <w:widowControl/>
            <w:autoSpaceDE/>
            <w:autoSpaceDN/>
            <w:spacing w:after="160" w:line="259" w:lineRule="auto"/>
            <w:ind w:firstLine="0"/>
            <w:jc w:val="left"/>
          </w:pPr>
        </w:pPrChange>
      </w:pPr>
      <w:ins w:id="144" w:author="Isadora de Araujo Barbosa Ribeiro" w:date="2021-06-13T22:11:00Z">
        <w:r>
          <w:rPr>
            <w:color w:val="6B6B6B"/>
            <w:sz w:val="21"/>
            <w:szCs w:val="21"/>
            <w:shd w:val="clear" w:color="auto" w:fill="FFFFFF"/>
          </w:rPr>
          <w:tab/>
        </w:r>
        <w:r w:rsidRPr="009737A5">
          <w:rPr>
            <w:sz w:val="24"/>
            <w:szCs w:val="24"/>
            <w:shd w:val="clear" w:color="auto" w:fill="FFFFFF"/>
            <w:rPrChange w:id="145" w:author="Isadora de Araujo Barbosa Ribeiro" w:date="2021-06-13T22:12:00Z">
              <w:rPr>
                <w:color w:val="6B6B6B"/>
                <w:sz w:val="21"/>
                <w:szCs w:val="21"/>
                <w:shd w:val="clear" w:color="auto" w:fill="FFFFFF"/>
              </w:rPr>
            </w:rPrChange>
          </w:rPr>
          <w:t>Com base dos dados do IBGE</w:t>
        </w:r>
      </w:ins>
      <w:ins w:id="146" w:author="Isadora de Araujo Barbosa Ribeiro" w:date="2021-06-13T22:13:00Z">
        <w:r w:rsidR="006838E9">
          <w:rPr>
            <w:sz w:val="24"/>
            <w:szCs w:val="24"/>
            <w:shd w:val="clear" w:color="auto" w:fill="FFFFFF"/>
          </w:rPr>
          <w:t>(2015)</w:t>
        </w:r>
      </w:ins>
      <w:ins w:id="147" w:author="Isadora de Araujo Barbosa Ribeiro" w:date="2021-06-13T22:12:00Z">
        <w:r w:rsidRPr="009737A5">
          <w:rPr>
            <w:sz w:val="24"/>
            <w:szCs w:val="24"/>
            <w:shd w:val="clear" w:color="auto" w:fill="FFFFFF"/>
            <w:rPrChange w:id="148" w:author="Isadora de Araujo Barbosa Ribeiro" w:date="2021-06-13T22:12:00Z">
              <w:rPr>
                <w:color w:val="6B6B6B"/>
                <w:sz w:val="21"/>
                <w:szCs w:val="21"/>
                <w:shd w:val="clear" w:color="auto" w:fill="FFFFFF"/>
              </w:rPr>
            </w:rPrChange>
          </w:rPr>
          <w:t xml:space="preserve">, </w:t>
        </w:r>
      </w:ins>
      <w:ins w:id="149" w:author="Isadora de Araujo Barbosa Ribeiro" w:date="2021-06-13T22:11:00Z">
        <w:r w:rsidR="006838E9">
          <w:rPr>
            <w:sz w:val="24"/>
            <w:szCs w:val="24"/>
            <w:shd w:val="clear" w:color="auto" w:fill="FFFFFF"/>
            <w:rPrChange w:id="150" w:author="Isadora de Araujo Barbosa Ribeiro" w:date="2021-06-13T22:12:00Z">
              <w:rPr>
                <w:sz w:val="24"/>
                <w:szCs w:val="24"/>
                <w:shd w:val="clear" w:color="auto" w:fill="FFFFFF"/>
              </w:rPr>
            </w:rPrChange>
          </w:rPr>
          <w:t>1/4 dos gastos dos</w:t>
        </w:r>
        <w:r w:rsidRPr="009737A5">
          <w:rPr>
            <w:sz w:val="24"/>
            <w:szCs w:val="24"/>
            <w:shd w:val="clear" w:color="auto" w:fill="FFFFFF"/>
            <w:rPrChange w:id="151" w:author="Isadora de Araujo Barbosa Ribeiro" w:date="2021-06-13T22:12:00Z">
              <w:rPr>
                <w:color w:val="6B6B6B"/>
                <w:sz w:val="21"/>
                <w:szCs w:val="21"/>
                <w:shd w:val="clear" w:color="auto" w:fill="FFFFFF"/>
              </w:rPr>
            </w:rPrChange>
          </w:rPr>
          <w:t xml:space="preserve"> brasileiros</w:t>
        </w:r>
      </w:ins>
      <w:ins w:id="152" w:author="Isadora de Araujo Barbosa Ribeiro" w:date="2021-06-13T22:12:00Z">
        <w:r w:rsidR="006838E9">
          <w:rPr>
            <w:sz w:val="24"/>
            <w:szCs w:val="24"/>
            <w:shd w:val="clear" w:color="auto" w:fill="FFFFFF"/>
          </w:rPr>
          <w:t>, é</w:t>
        </w:r>
      </w:ins>
      <w:ins w:id="153" w:author="Isadora de Araujo Barbosa Ribeiro" w:date="2021-06-13T22:11:00Z">
        <w:r w:rsidRPr="009737A5">
          <w:rPr>
            <w:sz w:val="24"/>
            <w:szCs w:val="24"/>
            <w:shd w:val="clear" w:color="auto" w:fill="FFFFFF"/>
            <w:rPrChange w:id="154" w:author="Isadora de Araujo Barbosa Ribeiro" w:date="2021-06-13T22:12:00Z">
              <w:rPr>
                <w:color w:val="6B6B6B"/>
                <w:sz w:val="21"/>
                <w:szCs w:val="21"/>
                <w:shd w:val="clear" w:color="auto" w:fill="FFFFFF"/>
              </w:rPr>
            </w:rPrChange>
          </w:rPr>
          <w:t xml:space="preserve"> com alimentação. Em outras palavras, a cada R$ 1000, o brasileiro gasta R</w:t>
        </w:r>
        <w:r w:rsidR="006838E9">
          <w:rPr>
            <w:sz w:val="24"/>
            <w:szCs w:val="24"/>
            <w:shd w:val="clear" w:color="auto" w:fill="FFFFFF"/>
            <w:rPrChange w:id="155" w:author="Isadora de Araujo Barbosa Ribeiro" w:date="2021-06-13T22:12:00Z">
              <w:rPr>
                <w:sz w:val="24"/>
                <w:szCs w:val="24"/>
                <w:shd w:val="clear" w:color="auto" w:fill="FFFFFF"/>
              </w:rPr>
            </w:rPrChange>
          </w:rPr>
          <w:t>$ 250 e</w:t>
        </w:r>
        <w:r w:rsidR="0051633D">
          <w:rPr>
            <w:sz w:val="24"/>
            <w:szCs w:val="24"/>
            <w:shd w:val="clear" w:color="auto" w:fill="FFFFFF"/>
            <w:rPrChange w:id="156" w:author="Isadora de Araujo Barbosa Ribeiro" w:date="2021-06-13T22:12:00Z">
              <w:rPr>
                <w:sz w:val="24"/>
                <w:szCs w:val="24"/>
                <w:shd w:val="clear" w:color="auto" w:fill="FFFFFF"/>
              </w:rPr>
            </w:rPrChange>
          </w:rPr>
          <w:t xml:space="preserve">m bares, restaurantes, </w:t>
        </w:r>
        <w:r w:rsidR="006838E9">
          <w:rPr>
            <w:sz w:val="24"/>
            <w:szCs w:val="24"/>
            <w:shd w:val="clear" w:color="auto" w:fill="FFFFFF"/>
            <w:rPrChange w:id="157" w:author="Isadora de Araujo Barbosa Ribeiro" w:date="2021-06-13T22:12:00Z">
              <w:rPr>
                <w:sz w:val="24"/>
                <w:szCs w:val="24"/>
                <w:shd w:val="clear" w:color="auto" w:fill="FFFFFF"/>
              </w:rPr>
            </w:rPrChange>
          </w:rPr>
          <w:t>entre outros</w:t>
        </w:r>
      </w:ins>
      <w:ins w:id="158" w:author="Isadora de Araujo Barbosa Ribeiro" w:date="2021-06-13T22:59:00Z">
        <w:r w:rsidR="0051633D">
          <w:rPr>
            <w:sz w:val="24"/>
            <w:szCs w:val="24"/>
            <w:shd w:val="clear" w:color="auto" w:fill="FFFFFF"/>
          </w:rPr>
          <w:t xml:space="preserve"> tipos de estabelecimentos fornecedores de alimentos.</w:t>
        </w:r>
      </w:ins>
    </w:p>
    <w:p w14:paraId="1B0851A6" w14:textId="50C488FA" w:rsidR="00764354" w:rsidDel="00D810C7" w:rsidRDefault="00D810C7">
      <w:pPr>
        <w:widowControl/>
        <w:autoSpaceDE/>
        <w:autoSpaceDN/>
        <w:spacing w:after="160" w:line="259" w:lineRule="auto"/>
        <w:ind w:firstLine="0"/>
        <w:rPr>
          <w:del w:id="159" w:author="Isadora de Araujo Barbosa Ribeiro" w:date="2021-06-09T21:55:00Z"/>
        </w:rPr>
        <w:pPrChange w:id="160" w:author="Isadora de Araujo Barbosa Ribeiro" w:date="2021-06-10T19:08:00Z">
          <w:pPr>
            <w:widowControl/>
            <w:autoSpaceDE/>
            <w:autoSpaceDN/>
            <w:spacing w:after="160" w:line="259" w:lineRule="auto"/>
            <w:ind w:firstLine="0"/>
            <w:jc w:val="left"/>
          </w:pPr>
        </w:pPrChange>
      </w:pPr>
      <w:ins w:id="161" w:author="Isadora de Araujo Barbosa Ribeiro" w:date="2021-06-09T21:55:00Z">
        <w:r>
          <w:br w:type="page"/>
        </w:r>
      </w:ins>
      <w:del w:id="162" w:author="Isadora de Araujo Barbosa Ribeiro" w:date="2021-06-09T21:54:00Z">
        <w:r w:rsidR="00764354" w:rsidDel="00D810C7">
          <w:lastRenderedPageBreak/>
          <w:br w:type="page"/>
        </w:r>
      </w:del>
    </w:p>
    <w:p w14:paraId="29311F0E" w14:textId="77777777" w:rsidR="00764354" w:rsidRPr="00764354" w:rsidRDefault="00764354" w:rsidP="00764354">
      <w:pPr>
        <w:widowControl/>
        <w:autoSpaceDE/>
        <w:autoSpaceDN/>
        <w:spacing w:after="160" w:line="259" w:lineRule="auto"/>
        <w:ind w:firstLine="0"/>
        <w:jc w:val="left"/>
      </w:pPr>
    </w:p>
    <w:p w14:paraId="5C811614" w14:textId="77777777" w:rsidR="001B3B08" w:rsidDel="00D810C7" w:rsidRDefault="001B3B08" w:rsidP="001B3B08">
      <w:pPr>
        <w:pStyle w:val="Ttulo1"/>
        <w:numPr>
          <w:ilvl w:val="0"/>
          <w:numId w:val="10"/>
        </w:numPr>
        <w:rPr>
          <w:del w:id="163" w:author="Isadora de Araujo Barbosa Ribeiro" w:date="2021-06-09T21:55:00Z"/>
        </w:rPr>
      </w:pPr>
      <w:bookmarkStart w:id="164" w:name="_Toc73955807"/>
      <w:r>
        <w:t>OBJETIVOS</w:t>
      </w:r>
      <w:bookmarkEnd w:id="164"/>
    </w:p>
    <w:p w14:paraId="5F38EDBB" w14:textId="77777777" w:rsidR="00E717D1" w:rsidRDefault="00E717D1">
      <w:pPr>
        <w:pStyle w:val="Ttulo1"/>
        <w:numPr>
          <w:ilvl w:val="0"/>
          <w:numId w:val="10"/>
        </w:numPr>
        <w:pPrChange w:id="165" w:author="Isadora de Araujo Barbosa Ribeiro" w:date="2021-06-09T21:55:00Z">
          <w:pPr>
            <w:pStyle w:val="Ttulo1"/>
            <w:ind w:left="1171" w:firstLine="0"/>
          </w:pPr>
        </w:pPrChange>
      </w:pPr>
    </w:p>
    <w:p w14:paraId="2605116D" w14:textId="77777777" w:rsidR="001B3B08" w:rsidRDefault="00C05F0D" w:rsidP="00C05F0D">
      <w:pPr>
        <w:pStyle w:val="Ttulo2"/>
        <w:numPr>
          <w:ilvl w:val="1"/>
          <w:numId w:val="10"/>
        </w:numPr>
        <w:rPr>
          <w:rFonts w:cs="Arial"/>
        </w:rPr>
      </w:pPr>
      <w:bookmarkStart w:id="166" w:name="_Toc73955808"/>
      <w:r>
        <w:rPr>
          <w:rFonts w:cs="Arial"/>
        </w:rPr>
        <w:t>Objetivos Gerais</w:t>
      </w:r>
      <w:bookmarkEnd w:id="166"/>
    </w:p>
    <w:p w14:paraId="2B7A4B0E" w14:textId="77777777" w:rsidR="00E717D1" w:rsidRDefault="00E717D1" w:rsidP="00E717D1"/>
    <w:p w14:paraId="0D9E245E" w14:textId="77777777" w:rsidR="00E717D1" w:rsidRPr="00E717D1" w:rsidRDefault="00E717D1" w:rsidP="00E717D1">
      <w:pPr>
        <w:pStyle w:val="Corpodetexto"/>
      </w:pPr>
      <w:r>
        <w:t xml:space="preserve">Criar um sistema que ajude restaurantes e lanchonetes na anotação de pedidos utilizando o mobile, e o controle de todo o sistema em página </w:t>
      </w:r>
      <w:r>
        <w:rPr>
          <w:i/>
        </w:rPr>
        <w:t>Web</w:t>
      </w:r>
    </w:p>
    <w:p w14:paraId="06E5DA2E" w14:textId="77777777" w:rsidR="00E717D1" w:rsidRDefault="00E717D1" w:rsidP="00E717D1"/>
    <w:p w14:paraId="3AEFDABF" w14:textId="77777777" w:rsidR="00E717D1" w:rsidRPr="00E717D1" w:rsidRDefault="00E717D1" w:rsidP="00E717D1"/>
    <w:p w14:paraId="1EA7A888" w14:textId="77777777" w:rsidR="00C05F0D" w:rsidRDefault="00C05F0D" w:rsidP="00C05F0D">
      <w:pPr>
        <w:pStyle w:val="Ttulo2"/>
        <w:numPr>
          <w:ilvl w:val="1"/>
          <w:numId w:val="10"/>
        </w:numPr>
        <w:rPr>
          <w:rFonts w:cs="Arial"/>
        </w:rPr>
      </w:pPr>
      <w:bookmarkStart w:id="167" w:name="_Toc73955809"/>
      <w:r w:rsidRPr="00C05F0D">
        <w:rPr>
          <w:rFonts w:cs="Arial"/>
        </w:rPr>
        <w:t>Objetivos Específicos</w:t>
      </w:r>
      <w:bookmarkEnd w:id="167"/>
    </w:p>
    <w:p w14:paraId="20F92666" w14:textId="77777777" w:rsidR="00764354" w:rsidRDefault="00764354" w:rsidP="00764354"/>
    <w:p w14:paraId="1142EB5A" w14:textId="77777777" w:rsidR="00764354" w:rsidRDefault="00E717D1" w:rsidP="00E717D1">
      <w:pPr>
        <w:pStyle w:val="Corpodetexto"/>
        <w:numPr>
          <w:ilvl w:val="0"/>
          <w:numId w:val="12"/>
        </w:numPr>
      </w:pPr>
      <w:r>
        <w:t>Desenvolver documentação do projeto</w:t>
      </w:r>
    </w:p>
    <w:p w14:paraId="4F4B9C6F" w14:textId="77777777" w:rsidR="00E717D1" w:rsidRPr="00E717D1" w:rsidRDefault="00E717D1" w:rsidP="00E717D1">
      <w:pPr>
        <w:pStyle w:val="Corpodetexto"/>
        <w:numPr>
          <w:ilvl w:val="0"/>
          <w:numId w:val="12"/>
        </w:numPr>
      </w:pPr>
      <w:r>
        <w:t>Criar um Front-End e um Back-End a página</w:t>
      </w:r>
      <w:r>
        <w:rPr>
          <w:i/>
        </w:rPr>
        <w:t xml:space="preserve"> Web</w:t>
      </w:r>
    </w:p>
    <w:p w14:paraId="22BD25C5" w14:textId="77777777" w:rsidR="00E717D1" w:rsidRPr="00E717D1" w:rsidRDefault="00E717D1" w:rsidP="00E717D1">
      <w:pPr>
        <w:pStyle w:val="Corpodetexto"/>
        <w:numPr>
          <w:ilvl w:val="0"/>
          <w:numId w:val="12"/>
        </w:numPr>
      </w:pPr>
      <w:r>
        <w:t xml:space="preserve">Criar um aplicativo </w:t>
      </w:r>
      <w:r>
        <w:rPr>
          <w:i/>
        </w:rPr>
        <w:t>Mobile</w:t>
      </w:r>
    </w:p>
    <w:p w14:paraId="4D5EA911" w14:textId="77777777" w:rsidR="00E717D1" w:rsidRDefault="00E717D1" w:rsidP="00E717D1">
      <w:pPr>
        <w:pStyle w:val="Corpodetexto"/>
        <w:numPr>
          <w:ilvl w:val="0"/>
          <w:numId w:val="12"/>
        </w:numPr>
      </w:pPr>
      <w:r>
        <w:t>Trazer segurança para clientes, funcionários e próprio restaurante</w:t>
      </w:r>
    </w:p>
    <w:p w14:paraId="4388DB59" w14:textId="77777777" w:rsidR="00764354" w:rsidRDefault="00764354">
      <w:pPr>
        <w:widowControl/>
        <w:autoSpaceDE/>
        <w:autoSpaceDN/>
        <w:spacing w:after="160" w:line="259" w:lineRule="auto"/>
        <w:ind w:firstLine="0"/>
        <w:jc w:val="left"/>
      </w:pPr>
      <w:r>
        <w:br w:type="page"/>
      </w:r>
    </w:p>
    <w:p w14:paraId="7453CDEE" w14:textId="77777777" w:rsidR="00764354" w:rsidRPr="00764354" w:rsidRDefault="00764354" w:rsidP="00764354"/>
    <w:p w14:paraId="4E10132E" w14:textId="77777777" w:rsidR="00E717D1" w:rsidRDefault="001B3B08" w:rsidP="00E717D1">
      <w:pPr>
        <w:pStyle w:val="Ttulo1"/>
        <w:numPr>
          <w:ilvl w:val="0"/>
          <w:numId w:val="10"/>
        </w:numPr>
      </w:pPr>
      <w:bookmarkStart w:id="168" w:name="_Toc73955810"/>
      <w:r>
        <w:t>JUSTIFICATIVA</w:t>
      </w:r>
      <w:bookmarkEnd w:id="168"/>
    </w:p>
    <w:p w14:paraId="59BC9EF4" w14:textId="53B5D7DD" w:rsidR="00AA432A" w:rsidRDefault="00011DDB" w:rsidP="00011DDB">
      <w:r>
        <w:t>Para isso fizemos uma pesquisa na internet buscando ideias semelhantes onde encontramos o site analizado a seguir através da matriz SWOT.</w:t>
      </w:r>
    </w:p>
    <w:p w14:paraId="342AEF47" w14:textId="77777777" w:rsidR="00AA432A" w:rsidRDefault="00AA432A" w:rsidP="00AA432A">
      <w:pPr>
        <w:pStyle w:val="Ttulo2"/>
        <w:numPr>
          <w:ilvl w:val="1"/>
          <w:numId w:val="10"/>
        </w:numPr>
      </w:pPr>
      <w:bookmarkStart w:id="169" w:name="_Toc73955811"/>
      <w:r>
        <w:t>Matriz SWOT – Programa Consumer</w:t>
      </w:r>
      <w:bookmarkEnd w:id="169"/>
    </w:p>
    <w:p w14:paraId="1D6ED4EB" w14:textId="77777777" w:rsidR="00011DDB" w:rsidRDefault="00011DDB" w:rsidP="00011DDB"/>
    <w:p w14:paraId="3FEB02B4" w14:textId="5E91D540" w:rsidR="00011DDB" w:rsidRPr="00442BAB" w:rsidDel="00D810C7" w:rsidRDefault="00011DDB" w:rsidP="00011DDB">
      <w:pPr>
        <w:rPr>
          <w:del w:id="170" w:author="Isadora de Araujo Barbosa Ribeiro" w:date="2021-06-09T21:56:00Z"/>
          <w:b/>
        </w:rPr>
      </w:pPr>
      <w:del w:id="171" w:author="Isadora de Araujo Barbosa Ribeiro" w:date="2021-06-09T21:56:00Z">
        <w:r w:rsidRPr="00442BAB" w:rsidDel="00D810C7">
          <w:rPr>
            <w:b/>
          </w:rPr>
          <w:delText>Forças:</w:delText>
        </w:r>
      </w:del>
    </w:p>
    <w:p w14:paraId="35D38A3C" w14:textId="203F65AE" w:rsidR="00011DDB" w:rsidDel="00D810C7" w:rsidRDefault="00011DDB" w:rsidP="00011DDB">
      <w:pPr>
        <w:rPr>
          <w:del w:id="172" w:author="Isadora de Araujo Barbosa Ribeiro" w:date="2021-06-09T21:56:00Z"/>
        </w:rPr>
      </w:pPr>
      <w:del w:id="173" w:author="Isadora de Araujo Barbosa Ribeiro" w:date="2021-06-09T21:56:00Z">
        <w:r w:rsidDel="00D810C7">
          <w:delText>Promete pedidos mais rápidos</w:delText>
        </w:r>
      </w:del>
    </w:p>
    <w:p w14:paraId="51598DA4" w14:textId="36B00D50" w:rsidR="00011DDB" w:rsidDel="00D810C7" w:rsidRDefault="00011DDB" w:rsidP="00011DDB">
      <w:pPr>
        <w:rPr>
          <w:del w:id="174" w:author="Isadora de Araujo Barbosa Ribeiro" w:date="2021-06-09T21:56:00Z"/>
        </w:rPr>
      </w:pPr>
      <w:del w:id="175" w:author="Isadora de Araujo Barbosa Ribeiro" w:date="2021-06-09T21:56:00Z">
        <w:r w:rsidDel="00D810C7">
          <w:delText>Tempo de resposta para a cozinha agilizado</w:delText>
        </w:r>
      </w:del>
    </w:p>
    <w:p w14:paraId="13CC4A8D" w14:textId="3FC0E31C" w:rsidR="00011DDB" w:rsidDel="00D810C7" w:rsidRDefault="00011DDB" w:rsidP="00011DDB">
      <w:pPr>
        <w:rPr>
          <w:del w:id="176" w:author="Isadora de Araujo Barbosa Ribeiro" w:date="2021-06-09T21:56:00Z"/>
        </w:rPr>
      </w:pPr>
      <w:del w:id="177" w:author="Isadora de Araujo Barbosa Ribeiro" w:date="2021-06-09T21:56:00Z">
        <w:r w:rsidDel="00D810C7">
          <w:delText>Cardápio online</w:delText>
        </w:r>
      </w:del>
    </w:p>
    <w:p w14:paraId="0B825F69" w14:textId="47B7424D" w:rsidR="00011DDB" w:rsidDel="00D810C7" w:rsidRDefault="00011DDB" w:rsidP="00011DDB">
      <w:pPr>
        <w:rPr>
          <w:del w:id="178" w:author="Isadora de Araujo Barbosa Ribeiro" w:date="2021-06-09T21:56:00Z"/>
        </w:rPr>
      </w:pPr>
      <w:del w:id="179" w:author="Isadora de Araujo Barbosa Ribeiro" w:date="2021-06-09T21:56:00Z">
        <w:r w:rsidDel="00D810C7">
          <w:delText>Opção para esperimentar grátis</w:delText>
        </w:r>
      </w:del>
    </w:p>
    <w:p w14:paraId="20E284F1" w14:textId="6A56C63B" w:rsidR="00011DDB" w:rsidRPr="00442BAB" w:rsidDel="00D810C7" w:rsidRDefault="00011DDB" w:rsidP="00011DDB">
      <w:pPr>
        <w:rPr>
          <w:del w:id="180" w:author="Isadora de Araujo Barbosa Ribeiro" w:date="2021-06-09T21:56:00Z"/>
          <w:b/>
        </w:rPr>
      </w:pPr>
      <w:del w:id="181" w:author="Isadora de Araujo Barbosa Ribeiro" w:date="2021-06-09T21:56:00Z">
        <w:r w:rsidRPr="00442BAB" w:rsidDel="00D810C7">
          <w:rPr>
            <w:b/>
          </w:rPr>
          <w:delText>Fraquezas:</w:delText>
        </w:r>
      </w:del>
    </w:p>
    <w:p w14:paraId="2D12DECE" w14:textId="783C90A9" w:rsidR="00011DDB" w:rsidDel="00D810C7" w:rsidRDefault="00442BAB" w:rsidP="00011DDB">
      <w:pPr>
        <w:rPr>
          <w:del w:id="182" w:author="Isadora de Araujo Barbosa Ribeiro" w:date="2021-06-09T21:56:00Z"/>
        </w:rPr>
      </w:pPr>
      <w:del w:id="183" w:author="Isadora de Araujo Barbosa Ribeiro" w:date="2021-06-09T21:56:00Z">
        <w:r w:rsidDel="00D810C7">
          <w:delText>Somente a tecnologia não garante um pedido ou processo mais rápido.</w:delText>
        </w:r>
      </w:del>
    </w:p>
    <w:p w14:paraId="3579CA0A" w14:textId="2CC7116E" w:rsidR="00442BAB" w:rsidDel="00D810C7" w:rsidRDefault="00442BAB" w:rsidP="00011DDB">
      <w:pPr>
        <w:rPr>
          <w:del w:id="184" w:author="Isadora de Araujo Barbosa Ribeiro" w:date="2021-06-09T21:56:00Z"/>
        </w:rPr>
      </w:pPr>
      <w:del w:id="185" w:author="Isadora de Araujo Barbosa Ribeiro" w:date="2021-06-09T21:56:00Z">
        <w:r w:rsidDel="00D810C7">
          <w:delText>Não aparece no topo das pesquisas do Google quando a busca é por “sistemas para restaurantes”.</w:delText>
        </w:r>
      </w:del>
    </w:p>
    <w:p w14:paraId="149A75F2" w14:textId="1CE09471" w:rsidR="00442BAB" w:rsidDel="00D810C7" w:rsidRDefault="00442BAB" w:rsidP="00011DDB">
      <w:pPr>
        <w:rPr>
          <w:del w:id="186" w:author="Isadora de Araujo Barbosa Ribeiro" w:date="2021-06-09T21:56:00Z"/>
        </w:rPr>
      </w:pPr>
      <w:del w:id="187" w:author="Isadora de Araujo Barbosa Ribeiro" w:date="2021-06-09T21:56:00Z">
        <w:r w:rsidDel="00D810C7">
          <w:delText>Apresentação apresenta o que o sistema faz, porém demora muito para esplicar como faz.</w:delText>
        </w:r>
      </w:del>
    </w:p>
    <w:p w14:paraId="4A1D5FAB" w14:textId="438B780E" w:rsidR="00442BAB" w:rsidDel="00D810C7" w:rsidRDefault="00442BAB" w:rsidP="00011DDB">
      <w:pPr>
        <w:rPr>
          <w:del w:id="188" w:author="Isadora de Araujo Barbosa Ribeiro" w:date="2021-06-09T21:56:00Z"/>
        </w:rPr>
      </w:pPr>
      <w:del w:id="189" w:author="Isadora de Araujo Barbosa Ribeiro" w:date="2021-06-09T21:56:00Z">
        <w:r w:rsidDel="00D810C7">
          <w:delText>O garçom continua anotando o pedido.</w:delText>
        </w:r>
      </w:del>
    </w:p>
    <w:p w14:paraId="6F937831" w14:textId="30CE6A52" w:rsidR="00442BAB" w:rsidDel="00D810C7" w:rsidRDefault="00442BAB" w:rsidP="00011DDB">
      <w:pPr>
        <w:rPr>
          <w:del w:id="190" w:author="Isadora de Araujo Barbosa Ribeiro" w:date="2021-06-09T21:56:00Z"/>
        </w:rPr>
      </w:pPr>
      <w:del w:id="191" w:author="Isadora de Araujo Barbosa Ribeiro" w:date="2021-06-09T21:56:00Z">
        <w:r w:rsidDel="00D810C7">
          <w:delText>Não dispensa o cardápio de papel.</w:delText>
        </w:r>
      </w:del>
    </w:p>
    <w:p w14:paraId="0636744E" w14:textId="79BDAF50" w:rsidR="00442BAB" w:rsidRPr="00ED3DCB" w:rsidDel="00D810C7" w:rsidRDefault="00ED3DCB" w:rsidP="00011DDB">
      <w:pPr>
        <w:rPr>
          <w:del w:id="192" w:author="Isadora de Araujo Barbosa Ribeiro" w:date="2021-06-09T21:56:00Z"/>
          <w:b/>
        </w:rPr>
      </w:pPr>
      <w:del w:id="193" w:author="Isadora de Araujo Barbosa Ribeiro" w:date="2021-06-09T21:56:00Z">
        <w:r w:rsidRPr="00ED3DCB" w:rsidDel="00D810C7">
          <w:rPr>
            <w:b/>
          </w:rPr>
          <w:delText>Oportunidades:</w:delText>
        </w:r>
      </w:del>
    </w:p>
    <w:p w14:paraId="18E138A2" w14:textId="1BB41967" w:rsidR="00ED3DCB" w:rsidDel="00D810C7" w:rsidRDefault="00ED3DCB" w:rsidP="00011DDB">
      <w:pPr>
        <w:rPr>
          <w:del w:id="194" w:author="Isadora de Araujo Barbosa Ribeiro" w:date="2021-06-09T21:56:00Z"/>
        </w:rPr>
      </w:pPr>
      <w:del w:id="195" w:author="Isadora de Araujo Barbosa Ribeiro" w:date="2021-06-09T21:56:00Z">
        <w:r w:rsidDel="00D810C7">
          <w:delText>Dispensar o cardápio de papel</w:delText>
        </w:r>
      </w:del>
    </w:p>
    <w:p w14:paraId="10437EFA" w14:textId="0078308C" w:rsidR="00ED3DCB" w:rsidDel="00D810C7" w:rsidRDefault="00ED3DCB" w:rsidP="00011DDB">
      <w:pPr>
        <w:rPr>
          <w:del w:id="196" w:author="Isadora de Araujo Barbosa Ribeiro" w:date="2021-06-09T21:56:00Z"/>
        </w:rPr>
      </w:pPr>
      <w:del w:id="197" w:author="Isadora de Araujo Barbosa Ribeiro" w:date="2021-06-09T21:56:00Z">
        <w:r w:rsidDel="00D810C7">
          <w:delText>O garçon não precisa anotar o pedido</w:delText>
        </w:r>
      </w:del>
    </w:p>
    <w:p w14:paraId="3D2A7766" w14:textId="5F877FF5" w:rsidR="00ED3DCB" w:rsidDel="00D810C7" w:rsidRDefault="00ED3DCB" w:rsidP="00011DDB">
      <w:pPr>
        <w:rPr>
          <w:del w:id="198" w:author="Isadora de Araujo Barbosa Ribeiro" w:date="2021-06-09T21:56:00Z"/>
        </w:rPr>
      </w:pPr>
      <w:del w:id="199" w:author="Isadora de Araujo Barbosa Ribeiro" w:date="2021-06-09T21:56:00Z">
        <w:r w:rsidDel="00D810C7">
          <w:delText>O próprio cliente faz o pedido com um tablet</w:delText>
        </w:r>
      </w:del>
    </w:p>
    <w:p w14:paraId="2BE592CC" w14:textId="2A4CE374" w:rsidR="00442BAB" w:rsidDel="00D810C7" w:rsidRDefault="00ED3DCB" w:rsidP="00011DDB">
      <w:pPr>
        <w:rPr>
          <w:del w:id="200" w:author="Isadora de Araujo Barbosa Ribeiro" w:date="2021-06-09T21:56:00Z"/>
          <w:b/>
        </w:rPr>
      </w:pPr>
      <w:del w:id="201" w:author="Isadora de Araujo Barbosa Ribeiro" w:date="2021-06-09T21:56:00Z">
        <w:r w:rsidRPr="00ED3DCB" w:rsidDel="00D810C7">
          <w:rPr>
            <w:b/>
          </w:rPr>
          <w:delText>Ameaça</w:delText>
        </w:r>
        <w:r w:rsidDel="00D810C7">
          <w:rPr>
            <w:b/>
          </w:rPr>
          <w:delText>s</w:delText>
        </w:r>
        <w:r w:rsidRPr="00ED3DCB" w:rsidDel="00D810C7">
          <w:rPr>
            <w:b/>
          </w:rPr>
          <w:delText>:</w:delText>
        </w:r>
      </w:del>
    </w:p>
    <w:p w14:paraId="15EE79BA" w14:textId="44338EEA" w:rsidR="00ED3DCB" w:rsidDel="00D810C7" w:rsidRDefault="00ED3DCB" w:rsidP="00011DDB">
      <w:pPr>
        <w:rPr>
          <w:del w:id="202" w:author="Isadora de Araujo Barbosa Ribeiro" w:date="2021-06-09T21:56:00Z"/>
        </w:rPr>
      </w:pPr>
      <w:del w:id="203" w:author="Isadora de Araujo Barbosa Ribeiro" w:date="2021-06-09T21:56:00Z">
        <w:r w:rsidDel="00D810C7">
          <w:delText>Não conseguir entregar nossa proposta no prazo.</w:delText>
        </w:r>
      </w:del>
    </w:p>
    <w:p w14:paraId="0BD9F56D" w14:textId="2600DDBF" w:rsidR="00ED3DCB" w:rsidDel="00D810C7" w:rsidRDefault="00ED3DCB" w:rsidP="00011DDB">
      <w:pPr>
        <w:rPr>
          <w:del w:id="204" w:author="Isadora de Araujo Barbosa Ribeiro" w:date="2021-06-09T21:56:00Z"/>
        </w:rPr>
      </w:pPr>
      <w:del w:id="205" w:author="Isadora de Araujo Barbosa Ribeiro" w:date="2021-06-09T21:56:00Z">
        <w:r w:rsidDel="00D810C7">
          <w:delText>Falhas no sistema wireless.</w:delText>
        </w:r>
      </w:del>
    </w:p>
    <w:p w14:paraId="6B6DEE73" w14:textId="7DF8BC7B" w:rsidR="00ED3DCB" w:rsidRPr="00ED3DCB" w:rsidDel="00D810C7" w:rsidRDefault="00ED3DCB" w:rsidP="00011DDB">
      <w:pPr>
        <w:rPr>
          <w:del w:id="206" w:author="Isadora de Araujo Barbosa Ribeiro" w:date="2021-06-09T21:56:00Z"/>
        </w:rPr>
      </w:pPr>
      <w:del w:id="207" w:author="Isadora de Araujo Barbosa Ribeiro" w:date="2021-06-09T21:56:00Z">
        <w:r w:rsidDel="00D810C7">
          <w:delText>Custo da concorrência ser mais acessível.</w:delText>
        </w:r>
      </w:del>
    </w:p>
    <w:p w14:paraId="652E0D82" w14:textId="117DAD52" w:rsidR="00AA432A" w:rsidRDefault="00AA432A" w:rsidP="00AA432A">
      <w:pPr>
        <w:widowControl/>
        <w:autoSpaceDE/>
        <w:autoSpaceDN/>
        <w:spacing w:after="160" w:line="259" w:lineRule="auto"/>
        <w:ind w:firstLine="0"/>
        <w:jc w:val="left"/>
      </w:pPr>
      <w:r>
        <w:rPr>
          <w:noProof/>
          <w:lang w:val="pt-BR" w:eastAsia="pt-BR" w:bidi="ar-SA"/>
        </w:rPr>
        <w:drawing>
          <wp:inline distT="0" distB="0" distL="0" distR="0" wp14:anchorId="1B8C0268" wp14:editId="591F65A1">
            <wp:extent cx="5829300" cy="5403139"/>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16">
                      <a:extLst>
                        <a:ext uri="{28A0092B-C50C-407E-A947-70E740481C1C}">
                          <a14:useLocalDpi xmlns:a14="http://schemas.microsoft.com/office/drawing/2010/main" val="0"/>
                        </a:ext>
                      </a:extLst>
                    </a:blip>
                    <a:stretch>
                      <a:fillRect/>
                    </a:stretch>
                  </pic:blipFill>
                  <pic:spPr>
                    <a:xfrm>
                      <a:off x="0" y="0"/>
                      <a:ext cx="5842615" cy="5415480"/>
                    </a:xfrm>
                    <a:prstGeom prst="rect">
                      <a:avLst/>
                    </a:prstGeom>
                  </pic:spPr>
                </pic:pic>
              </a:graphicData>
            </a:graphic>
          </wp:inline>
        </w:drawing>
      </w:r>
    </w:p>
    <w:p w14:paraId="32C92957" w14:textId="6B1384DD" w:rsidR="00AA432A" w:rsidDel="00621C82" w:rsidRDefault="00B67F60">
      <w:pPr>
        <w:widowControl/>
        <w:autoSpaceDE/>
        <w:autoSpaceDN/>
        <w:spacing w:after="160" w:line="259" w:lineRule="auto"/>
        <w:ind w:firstLine="0"/>
        <w:jc w:val="left"/>
        <w:rPr>
          <w:del w:id="208" w:author="Isadora de Araujo Barbosa Ribeiro" w:date="2021-06-09T22:09:00Z"/>
        </w:rPr>
        <w:pPrChange w:id="209" w:author="Isadora de Araujo Barbosa Ribeiro" w:date="2021-06-09T22:09:00Z">
          <w:pPr>
            <w:pStyle w:val="Ttulo1"/>
            <w:ind w:left="1171" w:firstLine="0"/>
          </w:pPr>
        </w:pPrChange>
      </w:pPr>
      <w:r>
        <w:tab/>
      </w:r>
      <w:r>
        <w:tab/>
      </w:r>
      <w:r>
        <w:tab/>
      </w:r>
      <w:r>
        <w:tab/>
      </w:r>
      <w:ins w:id="210" w:author="Isadora de Araujo Barbosa Ribeiro" w:date="2021-06-09T22:09:00Z">
        <w:r w:rsidR="00621C82">
          <w:fldChar w:fldCharType="begin"/>
        </w:r>
        <w:r w:rsidR="00621C82">
          <w:instrText xml:space="preserve"> HYPERLINK "</w:instrText>
        </w:r>
      </w:ins>
      <w:r w:rsidR="00621C82" w:rsidRPr="00621C82">
        <w:rPr>
          <w:rPrChange w:id="211" w:author="Isadora de Araujo Barbosa Ribeiro" w:date="2021-06-09T22:09:00Z">
            <w:rPr>
              <w:rStyle w:val="Hyperlink"/>
            </w:rPr>
          </w:rPrChange>
        </w:rPr>
        <w:instrText>https://www.programaconsumer.com.br/</w:instrText>
      </w:r>
      <w:ins w:id="212" w:author="Isadora de Araujo Barbosa Ribeiro" w:date="2021-06-09T22:09:00Z">
        <w:r w:rsidR="00621C82">
          <w:instrText xml:space="preserve">" </w:instrText>
        </w:r>
        <w:r w:rsidR="00621C82">
          <w:fldChar w:fldCharType="separate"/>
        </w:r>
      </w:ins>
      <w:r w:rsidR="00621C82" w:rsidRPr="007E2AD1">
        <w:rPr>
          <w:rStyle w:val="Hyperlink"/>
        </w:rPr>
        <w:t>https://www.programaconsumer.com.br/</w:t>
      </w:r>
      <w:ins w:id="213" w:author="Isadora de Araujo Barbosa Ribeiro" w:date="2021-06-09T22:09:00Z">
        <w:r w:rsidR="00621C82">
          <w:fldChar w:fldCharType="end"/>
        </w:r>
      </w:ins>
    </w:p>
    <w:p w14:paraId="680332D3" w14:textId="77777777" w:rsidR="00621C82" w:rsidRDefault="00621C82" w:rsidP="00AA432A">
      <w:pPr>
        <w:widowControl/>
        <w:autoSpaceDE/>
        <w:autoSpaceDN/>
        <w:spacing w:after="160" w:line="259" w:lineRule="auto"/>
        <w:ind w:firstLine="0"/>
        <w:jc w:val="left"/>
        <w:rPr>
          <w:ins w:id="214" w:author="Isadora de Araujo Barbosa Ribeiro" w:date="2021-06-09T22:09:00Z"/>
        </w:rPr>
      </w:pPr>
    </w:p>
    <w:p w14:paraId="66DD0FF0" w14:textId="77777777" w:rsidR="00621C82" w:rsidRDefault="00621C82" w:rsidP="00AA432A">
      <w:pPr>
        <w:widowControl/>
        <w:autoSpaceDE/>
        <w:autoSpaceDN/>
        <w:spacing w:after="160" w:line="259" w:lineRule="auto"/>
        <w:ind w:firstLine="0"/>
        <w:jc w:val="left"/>
        <w:rPr>
          <w:ins w:id="215" w:author="Isadora de Araujo Barbosa Ribeiro" w:date="2021-06-09T22:09:00Z"/>
        </w:rPr>
      </w:pPr>
    </w:p>
    <w:p w14:paraId="49B95B8E" w14:textId="77777777" w:rsidR="00621C82" w:rsidRDefault="00621C82" w:rsidP="00AA432A">
      <w:pPr>
        <w:widowControl/>
        <w:autoSpaceDE/>
        <w:autoSpaceDN/>
        <w:spacing w:after="160" w:line="259" w:lineRule="auto"/>
        <w:ind w:firstLine="0"/>
        <w:jc w:val="left"/>
        <w:rPr>
          <w:ins w:id="216" w:author="Isadora de Araujo Barbosa Ribeiro" w:date="2021-06-09T22:09:00Z"/>
        </w:rPr>
      </w:pPr>
    </w:p>
    <w:p w14:paraId="66FA299B" w14:textId="77777777" w:rsidR="00621C82" w:rsidRDefault="00621C82" w:rsidP="00AA432A">
      <w:pPr>
        <w:widowControl/>
        <w:autoSpaceDE/>
        <w:autoSpaceDN/>
        <w:spacing w:after="160" w:line="259" w:lineRule="auto"/>
        <w:ind w:firstLine="0"/>
        <w:jc w:val="left"/>
        <w:rPr>
          <w:ins w:id="217" w:author="Isadora de Araujo Barbosa Ribeiro" w:date="2021-06-09T22:09:00Z"/>
        </w:rPr>
      </w:pPr>
    </w:p>
    <w:p w14:paraId="261B030A" w14:textId="77777777" w:rsidR="00621C82" w:rsidRDefault="00621C82" w:rsidP="00AA432A">
      <w:pPr>
        <w:widowControl/>
        <w:autoSpaceDE/>
        <w:autoSpaceDN/>
        <w:spacing w:after="160" w:line="259" w:lineRule="auto"/>
        <w:ind w:firstLine="0"/>
        <w:jc w:val="left"/>
        <w:rPr>
          <w:ins w:id="218" w:author="Isadora de Araujo Barbosa Ribeiro" w:date="2021-06-11T11:07:00Z"/>
        </w:rPr>
      </w:pPr>
    </w:p>
    <w:p w14:paraId="7A38C981" w14:textId="77777777" w:rsidR="006327A9" w:rsidRDefault="006327A9" w:rsidP="00AA432A">
      <w:pPr>
        <w:widowControl/>
        <w:autoSpaceDE/>
        <w:autoSpaceDN/>
        <w:spacing w:after="160" w:line="259" w:lineRule="auto"/>
        <w:ind w:firstLine="0"/>
        <w:jc w:val="left"/>
        <w:rPr>
          <w:ins w:id="219" w:author="Isadora de Araujo Barbosa Ribeiro" w:date="2021-06-09T22:09:00Z"/>
        </w:rPr>
      </w:pPr>
    </w:p>
    <w:p w14:paraId="6A43C4C5" w14:textId="50277578" w:rsidR="00AA432A" w:rsidRPr="000C489A" w:rsidRDefault="000C489A">
      <w:pPr>
        <w:widowControl/>
        <w:autoSpaceDE/>
        <w:autoSpaceDN/>
        <w:spacing w:after="160" w:line="259" w:lineRule="auto"/>
        <w:ind w:firstLine="0"/>
        <w:jc w:val="left"/>
        <w:pPrChange w:id="220" w:author="Isadora de Araujo Barbosa Ribeiro" w:date="2021-06-09T22:09:00Z">
          <w:pPr>
            <w:pStyle w:val="Ttulo1"/>
            <w:ind w:left="1171" w:firstLine="0"/>
          </w:pPr>
        </w:pPrChange>
      </w:pPr>
      <w:del w:id="221" w:author="Isadora de Araujo Barbosa Ribeiro" w:date="2021-06-09T22:09:00Z">
        <w:r w:rsidRPr="000C489A" w:rsidDel="00621C82">
          <w:delText>Acrescentar mais uma matriz de outro concorre</w:delText>
        </w:r>
      </w:del>
      <w:del w:id="222" w:author="Isadora de Araujo Barbosa Ribeiro" w:date="2021-06-09T22:08:00Z">
        <w:r w:rsidRPr="000C489A" w:rsidDel="00621C82">
          <w:delText>nte</w:delText>
        </w:r>
      </w:del>
    </w:p>
    <w:p w14:paraId="44E0B56C" w14:textId="77777777" w:rsidR="00AA432A" w:rsidRDefault="00AA432A">
      <w:pPr>
        <w:pStyle w:val="Ttulo1"/>
        <w:numPr>
          <w:ilvl w:val="0"/>
          <w:numId w:val="10"/>
        </w:numPr>
      </w:pPr>
      <w:bookmarkStart w:id="223" w:name="_Toc73955812"/>
      <w:r>
        <w:lastRenderedPageBreak/>
        <w:t>TAP (TERMO DE ABERTURA)</w:t>
      </w:r>
      <w:bookmarkEnd w:id="223"/>
    </w:p>
    <w:p w14:paraId="7B9CD3BC" w14:textId="77777777" w:rsidR="0073282B" w:rsidRDefault="0073282B" w:rsidP="0073282B">
      <w:pPr>
        <w:pStyle w:val="Ttulo1"/>
        <w:ind w:left="1171" w:firstLine="0"/>
      </w:pPr>
    </w:p>
    <w:p w14:paraId="39401549" w14:textId="49DF432C" w:rsidR="001527A8" w:rsidRPr="00AA432A" w:rsidRDefault="001527A8" w:rsidP="00AA432A">
      <w:pPr>
        <w:widowControl/>
        <w:autoSpaceDE/>
        <w:autoSpaceDN/>
        <w:spacing w:after="160" w:line="259" w:lineRule="auto"/>
        <w:ind w:firstLine="0"/>
        <w:jc w:val="left"/>
        <w:rPr>
          <w:ins w:id="224" w:author="Isadora de Araujo Barbosa Ribeiro" w:date="2021-06-09T23:29:00Z"/>
        </w:rPr>
      </w:pPr>
      <w:ins w:id="225" w:author="Isadora de Araujo Barbosa Ribeiro" w:date="2021-06-09T23:36:00Z">
        <w:r>
          <w:rPr>
            <w:noProof/>
            <w:lang w:val="pt-BR" w:eastAsia="pt-BR" w:bidi="ar-SA"/>
          </w:rPr>
          <w:drawing>
            <wp:inline distT="0" distB="0" distL="0" distR="0" wp14:anchorId="1520CA40" wp14:editId="2F6CF547">
              <wp:extent cx="5643245" cy="6192520"/>
              <wp:effectExtent l="19050" t="19050" r="14605" b="177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P.jpg"/>
                      <pic:cNvPicPr/>
                    </pic:nvPicPr>
                    <pic:blipFill rotWithShape="1">
                      <a:blip r:embed="rId17">
                        <a:extLst>
                          <a:ext uri="{28A0092B-C50C-407E-A947-70E740481C1C}">
                            <a14:useLocalDpi xmlns:a14="http://schemas.microsoft.com/office/drawing/2010/main" val="0"/>
                          </a:ext>
                        </a:extLst>
                      </a:blip>
                      <a:srcRect/>
                      <a:stretch/>
                    </pic:blipFill>
                    <pic:spPr>
                      <a:xfrm>
                        <a:off x="0" y="0"/>
                        <a:ext cx="5643245" cy="6192520"/>
                      </a:xfrm>
                      <a:prstGeom prst="rect">
                        <a:avLst/>
                      </a:prstGeom>
                      <a:ln>
                        <a:solidFill>
                          <a:schemeClr val="tx1"/>
                        </a:solidFill>
                      </a:ln>
                    </pic:spPr>
                  </pic:pic>
                </a:graphicData>
              </a:graphic>
            </wp:inline>
          </w:drawing>
        </w:r>
      </w:ins>
      <w:r w:rsidR="00AA432A">
        <w:br w:type="page"/>
      </w:r>
    </w:p>
    <w:p w14:paraId="4A73DBE4" w14:textId="241AF545" w:rsidR="00AA432A" w:rsidRPr="00AA432A" w:rsidRDefault="00AA432A" w:rsidP="00AA432A">
      <w:pPr>
        <w:widowControl/>
        <w:autoSpaceDE/>
        <w:autoSpaceDN/>
        <w:spacing w:after="160" w:line="259" w:lineRule="auto"/>
        <w:ind w:firstLine="0"/>
        <w:jc w:val="left"/>
      </w:pPr>
    </w:p>
    <w:p w14:paraId="59C798C3" w14:textId="77777777" w:rsidR="00AA432A" w:rsidRPr="00AA432A" w:rsidRDefault="00AA432A" w:rsidP="00AA432A">
      <w:pPr>
        <w:widowControl/>
        <w:autoSpaceDE/>
        <w:autoSpaceDN/>
        <w:spacing w:after="160" w:line="259" w:lineRule="auto"/>
        <w:ind w:firstLine="0"/>
        <w:jc w:val="left"/>
      </w:pPr>
    </w:p>
    <w:p w14:paraId="593C4FFF" w14:textId="77777777" w:rsidR="00764354" w:rsidRPr="00764354" w:rsidRDefault="00764354" w:rsidP="00764354"/>
    <w:p w14:paraId="79D5DDB3" w14:textId="77777777" w:rsidR="001B3B08" w:rsidRDefault="001B3B08" w:rsidP="001B3B08">
      <w:pPr>
        <w:pStyle w:val="Ttulo1"/>
        <w:numPr>
          <w:ilvl w:val="0"/>
          <w:numId w:val="10"/>
        </w:numPr>
      </w:pPr>
      <w:bookmarkStart w:id="226" w:name="_Toc73955813"/>
      <w:r>
        <w:t>EAP “ESCOPO”</w:t>
      </w:r>
      <w:bookmarkEnd w:id="226"/>
    </w:p>
    <w:p w14:paraId="4E46DF65" w14:textId="018A6577" w:rsidR="00B266EE" w:rsidDel="006327A9" w:rsidRDefault="00C05F0D" w:rsidP="00B266EE">
      <w:pPr>
        <w:pStyle w:val="Ttulo2"/>
        <w:numPr>
          <w:ilvl w:val="1"/>
          <w:numId w:val="10"/>
        </w:numPr>
        <w:rPr>
          <w:del w:id="227" w:author="Isadora de Araujo Barbosa Ribeiro" w:date="2021-06-11T11:08:00Z"/>
        </w:rPr>
      </w:pPr>
      <w:bookmarkStart w:id="228" w:name="_Toc73955814"/>
      <w:r>
        <w:t>Requisitos Funcionais</w:t>
      </w:r>
      <w:bookmarkEnd w:id="228"/>
    </w:p>
    <w:p w14:paraId="35632EC5" w14:textId="5F7B907B" w:rsidR="00A12F27" w:rsidRPr="006327A9" w:rsidRDefault="00A12F27">
      <w:pPr>
        <w:pStyle w:val="Ttulo2"/>
        <w:numPr>
          <w:ilvl w:val="1"/>
          <w:numId w:val="10"/>
        </w:numPr>
        <w:rPr>
          <w:szCs w:val="24"/>
          <w:rPrChange w:id="229" w:author="Isadora de Araujo Barbosa Ribeiro" w:date="2021-06-11T11:08:00Z">
            <w:rPr/>
          </w:rPrChange>
        </w:rPr>
        <w:pPrChange w:id="230" w:author="Isadora de Araujo Barbosa Ribeiro" w:date="2021-06-11T11:08:00Z">
          <w:pPr>
            <w:pStyle w:val="PargrafodaLista"/>
            <w:numPr>
              <w:ilvl w:val="2"/>
              <w:numId w:val="10"/>
            </w:numPr>
            <w:ind w:left="1531" w:hanging="720"/>
          </w:pPr>
        </w:pPrChange>
      </w:pPr>
      <w:del w:id="231" w:author="Isadora de Araujo Barbosa Ribeiro" w:date="2021-06-11T11:08:00Z">
        <w:r w:rsidRPr="006327A9" w:rsidDel="006327A9">
          <w:rPr>
            <w:szCs w:val="24"/>
            <w:rPrChange w:id="232" w:author="Isadora de Araujo Barbosa Ribeiro" w:date="2021-06-11T11:08:00Z">
              <w:rPr>
                <w:b/>
              </w:rPr>
            </w:rPrChange>
          </w:rPr>
          <w:delText>Página Web</w:delText>
        </w:r>
      </w:del>
    </w:p>
    <w:p w14:paraId="71526138" w14:textId="5820CAE4" w:rsidR="00A12F27" w:rsidRPr="00A12F27" w:rsidDel="006327A9" w:rsidRDefault="006327A9" w:rsidP="00A12F27">
      <w:pPr>
        <w:pStyle w:val="PargrafodaLista"/>
        <w:numPr>
          <w:ilvl w:val="2"/>
          <w:numId w:val="10"/>
        </w:numPr>
        <w:rPr>
          <w:del w:id="233" w:author="Isadora de Araujo Barbosa Ribeiro" w:date="2021-06-11T11:08:00Z"/>
          <w:sz w:val="24"/>
          <w:szCs w:val="24"/>
        </w:rPr>
      </w:pPr>
      <w:ins w:id="234" w:author="Isadora de Araujo Barbosa Ribeiro" w:date="2021-06-11T11:08:00Z">
        <w:r w:rsidRPr="00A12F27" w:rsidDel="006327A9">
          <w:rPr>
            <w:sz w:val="24"/>
            <w:szCs w:val="24"/>
          </w:rPr>
          <w:t xml:space="preserve"> </w:t>
        </w:r>
      </w:ins>
      <w:del w:id="235" w:author="Isadora de Araujo Barbosa Ribeiro" w:date="2021-06-11T11:08:00Z">
        <w:r w:rsidR="00A12F27" w:rsidRPr="00A12F27" w:rsidDel="006327A9">
          <w:rPr>
            <w:sz w:val="24"/>
            <w:szCs w:val="24"/>
          </w:rPr>
          <w:delText>Mobile</w:delText>
        </w:r>
      </w:del>
    </w:p>
    <w:p w14:paraId="271F5170" w14:textId="50EFD2EC" w:rsidR="00E32D9F" w:rsidRDefault="00384E16" w:rsidP="00384E16">
      <w:pPr>
        <w:pStyle w:val="PargrafodaLista"/>
        <w:ind w:left="1429" w:firstLine="0"/>
        <w:rPr>
          <w:sz w:val="24"/>
          <w:szCs w:val="24"/>
        </w:rPr>
      </w:pPr>
      <w:r>
        <w:rPr>
          <w:sz w:val="24"/>
          <w:szCs w:val="24"/>
        </w:rPr>
        <w:t xml:space="preserve">[RF01] </w:t>
      </w:r>
      <w:r w:rsidR="00E32D9F" w:rsidRPr="00A12F27">
        <w:rPr>
          <w:sz w:val="24"/>
          <w:szCs w:val="24"/>
        </w:rPr>
        <w:t xml:space="preserve">Adicionar as </w:t>
      </w:r>
      <w:r w:rsidR="00ED3DCB">
        <w:rPr>
          <w:sz w:val="24"/>
          <w:szCs w:val="24"/>
        </w:rPr>
        <w:t>produtos</w:t>
      </w:r>
      <w:r w:rsidR="00E32D9F" w:rsidRPr="00A12F27">
        <w:rPr>
          <w:sz w:val="24"/>
          <w:szCs w:val="24"/>
        </w:rPr>
        <w:t xml:space="preserve"> ao cardápio</w:t>
      </w:r>
    </w:p>
    <w:p w14:paraId="472E3F40" w14:textId="17B46FA3"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405224A9" wp14:editId="73A4E364">
            <wp:extent cx="4067175" cy="13525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175" cy="1352550"/>
                    </a:xfrm>
                    <a:prstGeom prst="rect">
                      <a:avLst/>
                    </a:prstGeom>
                    <a:noFill/>
                    <a:ln>
                      <a:noFill/>
                    </a:ln>
                  </pic:spPr>
                </pic:pic>
              </a:graphicData>
            </a:graphic>
          </wp:inline>
        </w:drawing>
      </w:r>
    </w:p>
    <w:p w14:paraId="512EAD16" w14:textId="304581BA" w:rsidR="00086278" w:rsidRDefault="00086278" w:rsidP="00384E16">
      <w:pPr>
        <w:pStyle w:val="PargrafodaLista"/>
        <w:ind w:left="1429" w:firstLine="0"/>
        <w:rPr>
          <w:sz w:val="24"/>
          <w:szCs w:val="24"/>
        </w:rPr>
      </w:pPr>
      <w:r>
        <w:rPr>
          <w:sz w:val="24"/>
          <w:szCs w:val="24"/>
        </w:rPr>
        <w:t>( x )</w:t>
      </w:r>
      <w:r w:rsidRPr="00086278">
        <w:rPr>
          <w:sz w:val="24"/>
          <w:szCs w:val="24"/>
        </w:rPr>
        <w:t xml:space="preserve">essencial </w:t>
      </w:r>
      <w:r>
        <w:rPr>
          <w:sz w:val="24"/>
          <w:szCs w:val="24"/>
        </w:rPr>
        <w:t>(  )</w:t>
      </w:r>
      <w:r w:rsidRPr="00086278">
        <w:rPr>
          <w:sz w:val="24"/>
          <w:szCs w:val="24"/>
        </w:rPr>
        <w:t xml:space="preserve">importante </w:t>
      </w:r>
      <w:r>
        <w:rPr>
          <w:sz w:val="24"/>
          <w:szCs w:val="24"/>
        </w:rPr>
        <w:t>(  )</w:t>
      </w:r>
      <w:r w:rsidRPr="00086278">
        <w:rPr>
          <w:sz w:val="24"/>
          <w:szCs w:val="24"/>
        </w:rPr>
        <w:t>desejavel</w:t>
      </w:r>
    </w:p>
    <w:p w14:paraId="758E8E17" w14:textId="606D4139" w:rsidR="00086278" w:rsidRDefault="00086278" w:rsidP="00384E16">
      <w:pPr>
        <w:pStyle w:val="PargrafodaLista"/>
        <w:ind w:left="1429" w:firstLine="0"/>
        <w:rPr>
          <w:sz w:val="24"/>
          <w:szCs w:val="24"/>
        </w:rPr>
      </w:pPr>
      <w:r>
        <w:rPr>
          <w:sz w:val="24"/>
          <w:szCs w:val="24"/>
        </w:rPr>
        <w:t>[RF01.1] Fazer login</w:t>
      </w:r>
    </w:p>
    <w:p w14:paraId="2D7891A6" w14:textId="1F70B2B3"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41844509" wp14:editId="0A59331A">
            <wp:extent cx="4067175" cy="135255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175" cy="1352550"/>
                    </a:xfrm>
                    <a:prstGeom prst="rect">
                      <a:avLst/>
                    </a:prstGeom>
                    <a:noFill/>
                    <a:ln>
                      <a:noFill/>
                    </a:ln>
                  </pic:spPr>
                </pic:pic>
              </a:graphicData>
            </a:graphic>
          </wp:inline>
        </w:drawing>
      </w:r>
    </w:p>
    <w:p w14:paraId="2454DE9D" w14:textId="05784C19" w:rsidR="00086278" w:rsidRDefault="00086278" w:rsidP="00086278">
      <w:pPr>
        <w:pStyle w:val="PargrafodaLista"/>
        <w:ind w:left="1429" w:firstLine="0"/>
        <w:rPr>
          <w:sz w:val="24"/>
          <w:szCs w:val="24"/>
        </w:rPr>
      </w:pPr>
      <w:r>
        <w:rPr>
          <w:sz w:val="24"/>
          <w:szCs w:val="24"/>
        </w:rPr>
        <w:t>(  )</w:t>
      </w:r>
      <w:r w:rsidRPr="00086278">
        <w:rPr>
          <w:sz w:val="24"/>
          <w:szCs w:val="24"/>
        </w:rPr>
        <w:t xml:space="preserve">essencial </w:t>
      </w:r>
      <w:r>
        <w:rPr>
          <w:sz w:val="24"/>
          <w:szCs w:val="24"/>
        </w:rPr>
        <w:t>(  )</w:t>
      </w:r>
      <w:r w:rsidRPr="00086278">
        <w:rPr>
          <w:sz w:val="24"/>
          <w:szCs w:val="24"/>
        </w:rPr>
        <w:t xml:space="preserve">importante </w:t>
      </w:r>
      <w:r>
        <w:rPr>
          <w:sz w:val="24"/>
          <w:szCs w:val="24"/>
        </w:rPr>
        <w:t>( x )</w:t>
      </w:r>
      <w:r w:rsidRPr="00086278">
        <w:rPr>
          <w:sz w:val="24"/>
          <w:szCs w:val="24"/>
        </w:rPr>
        <w:t>desejavel</w:t>
      </w:r>
    </w:p>
    <w:p w14:paraId="36532866" w14:textId="06B301E8" w:rsidR="00E32D9F" w:rsidRDefault="00384E16" w:rsidP="00384E16">
      <w:pPr>
        <w:pStyle w:val="PargrafodaLista"/>
        <w:ind w:left="1429" w:firstLine="0"/>
        <w:rPr>
          <w:sz w:val="24"/>
          <w:szCs w:val="24"/>
        </w:rPr>
      </w:pPr>
      <w:r>
        <w:rPr>
          <w:sz w:val="24"/>
          <w:szCs w:val="24"/>
        </w:rPr>
        <w:t xml:space="preserve">[RF02]  </w:t>
      </w:r>
      <w:r w:rsidR="00E32D9F" w:rsidRPr="00A12F27">
        <w:rPr>
          <w:sz w:val="24"/>
          <w:szCs w:val="24"/>
        </w:rPr>
        <w:t>Buscar um prato no cardápio</w:t>
      </w:r>
    </w:p>
    <w:p w14:paraId="34621F09" w14:textId="178248F8"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0B17E9A1" wp14:editId="0C6B9D68">
            <wp:extent cx="4343400" cy="18954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1895475"/>
                    </a:xfrm>
                    <a:prstGeom prst="rect">
                      <a:avLst/>
                    </a:prstGeom>
                    <a:noFill/>
                    <a:ln>
                      <a:noFill/>
                    </a:ln>
                  </pic:spPr>
                </pic:pic>
              </a:graphicData>
            </a:graphic>
          </wp:inline>
        </w:drawing>
      </w:r>
      <w:r>
        <w:rPr>
          <w:noProof/>
          <w:sz w:val="24"/>
          <w:szCs w:val="24"/>
          <w:lang w:val="pt-BR" w:eastAsia="pt-BR" w:bidi="ar-SA"/>
        </w:rPr>
        <w:lastRenderedPageBreak/>
        <w:drawing>
          <wp:inline distT="0" distB="0" distL="0" distR="0" wp14:anchorId="22FE736F" wp14:editId="37239F7A">
            <wp:extent cx="4314825" cy="17621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1762125"/>
                    </a:xfrm>
                    <a:prstGeom prst="rect">
                      <a:avLst/>
                    </a:prstGeom>
                    <a:noFill/>
                    <a:ln>
                      <a:noFill/>
                    </a:ln>
                  </pic:spPr>
                </pic:pic>
              </a:graphicData>
            </a:graphic>
          </wp:inline>
        </w:drawing>
      </w:r>
    </w:p>
    <w:p w14:paraId="400398DD" w14:textId="22337D00" w:rsidR="00086278" w:rsidRDefault="00086278" w:rsidP="00086278">
      <w:pPr>
        <w:pStyle w:val="PargrafodaLista"/>
        <w:ind w:left="1429" w:firstLine="0"/>
        <w:rPr>
          <w:sz w:val="24"/>
          <w:szCs w:val="24"/>
        </w:rPr>
      </w:pPr>
      <w:r>
        <w:rPr>
          <w:sz w:val="24"/>
          <w:szCs w:val="24"/>
        </w:rPr>
        <w:t>( x )</w:t>
      </w:r>
      <w:r w:rsidRPr="00086278">
        <w:rPr>
          <w:sz w:val="24"/>
          <w:szCs w:val="24"/>
        </w:rPr>
        <w:t xml:space="preserve">essencial </w:t>
      </w:r>
      <w:r>
        <w:rPr>
          <w:sz w:val="24"/>
          <w:szCs w:val="24"/>
        </w:rPr>
        <w:t>(  )</w:t>
      </w:r>
      <w:r w:rsidRPr="00086278">
        <w:rPr>
          <w:sz w:val="24"/>
          <w:szCs w:val="24"/>
        </w:rPr>
        <w:t xml:space="preserve">importante </w:t>
      </w:r>
      <w:r>
        <w:rPr>
          <w:sz w:val="24"/>
          <w:szCs w:val="24"/>
        </w:rPr>
        <w:t>(  )</w:t>
      </w:r>
      <w:r w:rsidRPr="00086278">
        <w:rPr>
          <w:sz w:val="24"/>
          <w:szCs w:val="24"/>
        </w:rPr>
        <w:t>desejavel</w:t>
      </w:r>
    </w:p>
    <w:p w14:paraId="3FDC3744" w14:textId="77777777" w:rsidR="00086278" w:rsidRPr="00A12F27" w:rsidRDefault="00086278" w:rsidP="00384E16">
      <w:pPr>
        <w:pStyle w:val="PargrafodaLista"/>
        <w:ind w:left="1429" w:firstLine="0"/>
        <w:rPr>
          <w:sz w:val="24"/>
          <w:szCs w:val="24"/>
        </w:rPr>
      </w:pPr>
    </w:p>
    <w:p w14:paraId="58D9AE4B" w14:textId="663E6BDA" w:rsidR="00EE3A40" w:rsidRDefault="00384E16" w:rsidP="00384E16">
      <w:pPr>
        <w:pStyle w:val="PargrafodaLista"/>
        <w:ind w:left="1429" w:firstLine="0"/>
        <w:rPr>
          <w:sz w:val="24"/>
          <w:szCs w:val="24"/>
        </w:rPr>
      </w:pPr>
      <w:r>
        <w:rPr>
          <w:sz w:val="24"/>
          <w:szCs w:val="24"/>
        </w:rPr>
        <w:t xml:space="preserve">[RF03]  </w:t>
      </w:r>
      <w:r w:rsidR="00086278">
        <w:rPr>
          <w:sz w:val="24"/>
          <w:szCs w:val="24"/>
        </w:rPr>
        <w:t>Realizar o pedido</w:t>
      </w:r>
    </w:p>
    <w:p w14:paraId="5812D9E8" w14:textId="1A098E40"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11A9BB9B" wp14:editId="4F7A1878">
            <wp:extent cx="4343400" cy="1209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1209675"/>
                    </a:xfrm>
                    <a:prstGeom prst="rect">
                      <a:avLst/>
                    </a:prstGeom>
                    <a:noFill/>
                    <a:ln>
                      <a:noFill/>
                    </a:ln>
                  </pic:spPr>
                </pic:pic>
              </a:graphicData>
            </a:graphic>
          </wp:inline>
        </w:drawing>
      </w:r>
    </w:p>
    <w:p w14:paraId="23C36946" w14:textId="77777777" w:rsidR="00086278" w:rsidRDefault="00086278" w:rsidP="00086278">
      <w:pPr>
        <w:pStyle w:val="PargrafodaLista"/>
        <w:ind w:left="1429" w:firstLine="0"/>
        <w:rPr>
          <w:sz w:val="24"/>
          <w:szCs w:val="24"/>
        </w:rPr>
      </w:pPr>
      <w:r>
        <w:rPr>
          <w:sz w:val="24"/>
          <w:szCs w:val="24"/>
        </w:rPr>
        <w:t>( x )</w:t>
      </w:r>
      <w:r w:rsidRPr="00086278">
        <w:rPr>
          <w:sz w:val="24"/>
          <w:szCs w:val="24"/>
        </w:rPr>
        <w:t xml:space="preserve">essencial </w:t>
      </w:r>
      <w:r>
        <w:rPr>
          <w:sz w:val="24"/>
          <w:szCs w:val="24"/>
        </w:rPr>
        <w:t>(  )</w:t>
      </w:r>
      <w:r w:rsidRPr="00086278">
        <w:rPr>
          <w:sz w:val="24"/>
          <w:szCs w:val="24"/>
        </w:rPr>
        <w:t xml:space="preserve">importante </w:t>
      </w:r>
      <w:r>
        <w:rPr>
          <w:sz w:val="24"/>
          <w:szCs w:val="24"/>
        </w:rPr>
        <w:t>(  )</w:t>
      </w:r>
      <w:r w:rsidRPr="00086278">
        <w:rPr>
          <w:sz w:val="24"/>
          <w:szCs w:val="24"/>
        </w:rPr>
        <w:t>desejavel</w:t>
      </w:r>
    </w:p>
    <w:p w14:paraId="70E6D635" w14:textId="01493113" w:rsidR="00A12F27" w:rsidRDefault="00384E16" w:rsidP="00384E16">
      <w:pPr>
        <w:pStyle w:val="PargrafodaLista"/>
        <w:ind w:left="1429" w:firstLine="0"/>
        <w:rPr>
          <w:sz w:val="24"/>
          <w:szCs w:val="24"/>
        </w:rPr>
      </w:pPr>
      <w:r>
        <w:rPr>
          <w:sz w:val="24"/>
          <w:szCs w:val="24"/>
        </w:rPr>
        <w:t xml:space="preserve">[RF04]  </w:t>
      </w:r>
      <w:r w:rsidR="00EE3A40" w:rsidRPr="00A12F27">
        <w:rPr>
          <w:sz w:val="24"/>
          <w:szCs w:val="24"/>
        </w:rPr>
        <w:t>Vizualizar os itens no pedido</w:t>
      </w:r>
    </w:p>
    <w:p w14:paraId="7C360FAE" w14:textId="08D7FC7D"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3D91C5C2" wp14:editId="0961D293">
            <wp:extent cx="2651760" cy="109728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1760" cy="1097280"/>
                    </a:xfrm>
                    <a:prstGeom prst="rect">
                      <a:avLst/>
                    </a:prstGeom>
                    <a:noFill/>
                    <a:ln>
                      <a:noFill/>
                    </a:ln>
                  </pic:spPr>
                </pic:pic>
              </a:graphicData>
            </a:graphic>
          </wp:inline>
        </w:drawing>
      </w:r>
    </w:p>
    <w:p w14:paraId="0AF00E78" w14:textId="77777777" w:rsidR="000C489A" w:rsidRDefault="000C489A" w:rsidP="000C489A">
      <w:pPr>
        <w:pStyle w:val="PargrafodaLista"/>
        <w:ind w:left="1429" w:firstLine="0"/>
        <w:rPr>
          <w:sz w:val="24"/>
          <w:szCs w:val="24"/>
        </w:rPr>
      </w:pPr>
      <w:r>
        <w:rPr>
          <w:sz w:val="24"/>
          <w:szCs w:val="24"/>
        </w:rPr>
        <w:t>( x )</w:t>
      </w:r>
      <w:r w:rsidRPr="00086278">
        <w:rPr>
          <w:sz w:val="24"/>
          <w:szCs w:val="24"/>
        </w:rPr>
        <w:t xml:space="preserve">essencial </w:t>
      </w:r>
      <w:r>
        <w:rPr>
          <w:sz w:val="24"/>
          <w:szCs w:val="24"/>
        </w:rPr>
        <w:t>(  )</w:t>
      </w:r>
      <w:r w:rsidRPr="00086278">
        <w:rPr>
          <w:sz w:val="24"/>
          <w:szCs w:val="24"/>
        </w:rPr>
        <w:t xml:space="preserve">importante </w:t>
      </w:r>
      <w:r>
        <w:rPr>
          <w:sz w:val="24"/>
          <w:szCs w:val="24"/>
        </w:rPr>
        <w:t>(  )</w:t>
      </w:r>
      <w:r w:rsidRPr="00086278">
        <w:rPr>
          <w:sz w:val="24"/>
          <w:szCs w:val="24"/>
        </w:rPr>
        <w:t>desejavel</w:t>
      </w:r>
    </w:p>
    <w:p w14:paraId="49139945" w14:textId="34A87179" w:rsidR="00A12F27" w:rsidRDefault="00384E16" w:rsidP="00384E16">
      <w:pPr>
        <w:pStyle w:val="PargrafodaLista"/>
        <w:ind w:left="1429" w:firstLine="0"/>
        <w:rPr>
          <w:ins w:id="236" w:author="Isadora de Araujo Barbosa Ribeiro" w:date="2021-06-10T00:20:00Z"/>
          <w:sz w:val="24"/>
          <w:szCs w:val="24"/>
        </w:rPr>
      </w:pPr>
      <w:r>
        <w:rPr>
          <w:sz w:val="24"/>
          <w:szCs w:val="24"/>
        </w:rPr>
        <w:t>[RF0</w:t>
      </w:r>
      <w:ins w:id="237" w:author="Isadora de Araujo Barbosa Ribeiro" w:date="2021-06-10T00:20:00Z">
        <w:r w:rsidR="006D63E3">
          <w:rPr>
            <w:sz w:val="24"/>
            <w:szCs w:val="24"/>
          </w:rPr>
          <w:t>4.1</w:t>
        </w:r>
      </w:ins>
      <w:del w:id="238" w:author="Isadora de Araujo Barbosa Ribeiro" w:date="2021-06-10T00:20:00Z">
        <w:r w:rsidDel="006D63E3">
          <w:rPr>
            <w:sz w:val="24"/>
            <w:szCs w:val="24"/>
          </w:rPr>
          <w:delText>5</w:delText>
        </w:r>
      </w:del>
      <w:r>
        <w:rPr>
          <w:sz w:val="24"/>
          <w:szCs w:val="24"/>
        </w:rPr>
        <w:t xml:space="preserve">]  </w:t>
      </w:r>
      <w:r w:rsidR="00A12F27" w:rsidRPr="00A12F27">
        <w:rPr>
          <w:sz w:val="24"/>
          <w:szCs w:val="24"/>
        </w:rPr>
        <w:t>Alteral e/ou excluir um item no pedido</w:t>
      </w:r>
    </w:p>
    <w:p w14:paraId="769C50AD" w14:textId="766DF600" w:rsidR="006D63E3" w:rsidRDefault="006D63E3" w:rsidP="00384E16">
      <w:pPr>
        <w:pStyle w:val="PargrafodaLista"/>
        <w:ind w:left="1429" w:firstLine="0"/>
        <w:rPr>
          <w:sz w:val="24"/>
          <w:szCs w:val="24"/>
        </w:rPr>
      </w:pPr>
      <w:ins w:id="239" w:author="Isadora de Araujo Barbosa Ribeiro" w:date="2021-06-10T00:22:00Z">
        <w:r>
          <w:rPr>
            <w:noProof/>
            <w:sz w:val="24"/>
            <w:szCs w:val="24"/>
            <w:lang w:val="pt-BR" w:eastAsia="pt-BR" w:bidi="ar-SA"/>
            <w:rPrChange w:id="240" w:author="Unknown">
              <w:rPr>
                <w:noProof/>
                <w:lang w:val="pt-BR" w:eastAsia="pt-BR" w:bidi="ar-SA"/>
              </w:rPr>
            </w:rPrChange>
          </w:rPr>
          <w:drawing>
            <wp:inline distT="0" distB="0" distL="0" distR="0" wp14:anchorId="7383682A" wp14:editId="62588D45">
              <wp:extent cx="4229100" cy="1181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23">
                        <a:extLst>
                          <a:ext uri="{28A0092B-C50C-407E-A947-70E740481C1C}">
                            <a14:useLocalDpi xmlns:a14="http://schemas.microsoft.com/office/drawing/2010/main" val="0"/>
                          </a:ext>
                        </a:extLst>
                      </a:blip>
                      <a:stretch>
                        <a:fillRect/>
                      </a:stretch>
                    </pic:blipFill>
                    <pic:spPr>
                      <a:xfrm>
                        <a:off x="0" y="0"/>
                        <a:ext cx="4229100" cy="1181100"/>
                      </a:xfrm>
                      <a:prstGeom prst="rect">
                        <a:avLst/>
                      </a:prstGeom>
                    </pic:spPr>
                  </pic:pic>
                </a:graphicData>
              </a:graphic>
            </wp:inline>
          </w:drawing>
        </w:r>
      </w:ins>
    </w:p>
    <w:p w14:paraId="3B98DECD" w14:textId="09E6CEE8" w:rsidR="000C489A" w:rsidRPr="000C489A" w:rsidDel="006D63E3" w:rsidRDefault="006D63E3" w:rsidP="00384E16">
      <w:pPr>
        <w:pStyle w:val="PargrafodaLista"/>
        <w:ind w:left="1429" w:firstLine="0"/>
        <w:rPr>
          <w:del w:id="241" w:author="Isadora de Araujo Barbosa Ribeiro" w:date="2021-06-10T00:20:00Z"/>
          <w:color w:val="FF0000"/>
          <w:sz w:val="24"/>
          <w:szCs w:val="24"/>
          <w:u w:val="single"/>
        </w:rPr>
      </w:pPr>
      <w:ins w:id="242" w:author="Isadora de Araujo Barbosa Ribeiro" w:date="2021-06-10T00:20:00Z">
        <w:r w:rsidRPr="000C489A" w:rsidDel="006D63E3">
          <w:rPr>
            <w:color w:val="FF0000"/>
            <w:sz w:val="24"/>
            <w:szCs w:val="24"/>
          </w:rPr>
          <w:t xml:space="preserve"> </w:t>
        </w:r>
      </w:ins>
      <w:del w:id="243" w:author="Isadora de Araujo Barbosa Ribeiro" w:date="2021-06-10T00:20:00Z">
        <w:r w:rsidR="000C489A" w:rsidRPr="000C489A" w:rsidDel="006D63E3">
          <w:rPr>
            <w:color w:val="FF0000"/>
            <w:sz w:val="24"/>
            <w:szCs w:val="24"/>
          </w:rPr>
          <w:delText>Desenvolver o Caso de Uso</w:delText>
        </w:r>
      </w:del>
    </w:p>
    <w:p w14:paraId="122D786A" w14:textId="3D16116A" w:rsidR="000C489A" w:rsidRDefault="000C489A" w:rsidP="000C489A">
      <w:pPr>
        <w:pStyle w:val="PargrafodaLista"/>
        <w:ind w:left="1429" w:firstLine="0"/>
        <w:rPr>
          <w:sz w:val="24"/>
          <w:szCs w:val="24"/>
        </w:rPr>
      </w:pPr>
      <w:r>
        <w:rPr>
          <w:sz w:val="24"/>
          <w:szCs w:val="24"/>
        </w:rPr>
        <w:t>(  )</w:t>
      </w:r>
      <w:r w:rsidRPr="00086278">
        <w:rPr>
          <w:sz w:val="24"/>
          <w:szCs w:val="24"/>
        </w:rPr>
        <w:t xml:space="preserve">essencial </w:t>
      </w:r>
      <w:r>
        <w:rPr>
          <w:sz w:val="24"/>
          <w:szCs w:val="24"/>
        </w:rPr>
        <w:t xml:space="preserve">( </w:t>
      </w:r>
      <w:del w:id="244" w:author="Isadora de Araujo Barbosa Ribeiro" w:date="2021-06-10T00:20:00Z">
        <w:r w:rsidDel="006D63E3">
          <w:rPr>
            <w:sz w:val="24"/>
            <w:szCs w:val="24"/>
          </w:rPr>
          <w:delText>x</w:delText>
        </w:r>
      </w:del>
      <w:r>
        <w:rPr>
          <w:sz w:val="24"/>
          <w:szCs w:val="24"/>
        </w:rPr>
        <w:t xml:space="preserve"> )</w:t>
      </w:r>
      <w:r w:rsidRPr="00086278">
        <w:rPr>
          <w:sz w:val="24"/>
          <w:szCs w:val="24"/>
        </w:rPr>
        <w:t xml:space="preserve">importante </w:t>
      </w:r>
      <w:r>
        <w:rPr>
          <w:sz w:val="24"/>
          <w:szCs w:val="24"/>
        </w:rPr>
        <w:t xml:space="preserve">( </w:t>
      </w:r>
      <w:ins w:id="245" w:author="Isadora de Araujo Barbosa Ribeiro" w:date="2021-06-10T00:20:00Z">
        <w:r w:rsidR="006D63E3">
          <w:rPr>
            <w:sz w:val="24"/>
            <w:szCs w:val="24"/>
          </w:rPr>
          <w:t>x</w:t>
        </w:r>
      </w:ins>
      <w:r>
        <w:rPr>
          <w:sz w:val="24"/>
          <w:szCs w:val="24"/>
        </w:rPr>
        <w:t xml:space="preserve"> )</w:t>
      </w:r>
      <w:r w:rsidRPr="00086278">
        <w:rPr>
          <w:sz w:val="24"/>
          <w:szCs w:val="24"/>
        </w:rPr>
        <w:t>desejavel</w:t>
      </w:r>
    </w:p>
    <w:p w14:paraId="45C0D80E" w14:textId="77777777" w:rsidR="000C489A" w:rsidRDefault="000C489A" w:rsidP="00384E16">
      <w:pPr>
        <w:pStyle w:val="PargrafodaLista"/>
        <w:ind w:left="1429" w:firstLine="0"/>
        <w:rPr>
          <w:sz w:val="24"/>
          <w:szCs w:val="24"/>
        </w:rPr>
      </w:pPr>
    </w:p>
    <w:p w14:paraId="302A831D" w14:textId="77777777" w:rsidR="00384E16" w:rsidRPr="00384E16" w:rsidRDefault="00384E16" w:rsidP="00384E16">
      <w:pPr>
        <w:pStyle w:val="PargrafodaLista"/>
        <w:ind w:left="1429" w:firstLine="0"/>
        <w:rPr>
          <w:sz w:val="24"/>
          <w:szCs w:val="24"/>
        </w:rPr>
      </w:pPr>
    </w:p>
    <w:p w14:paraId="45A56E73" w14:textId="61F1D403" w:rsidR="00C05F0D" w:rsidRPr="00384E16" w:rsidRDefault="00C05F0D" w:rsidP="00A12F27">
      <w:pPr>
        <w:pStyle w:val="PargrafodaLista"/>
        <w:numPr>
          <w:ilvl w:val="1"/>
          <w:numId w:val="10"/>
        </w:numPr>
        <w:rPr>
          <w:b/>
        </w:rPr>
      </w:pPr>
      <w:r w:rsidRPr="00384E16">
        <w:rPr>
          <w:b/>
          <w:sz w:val="24"/>
          <w:szCs w:val="24"/>
        </w:rPr>
        <w:lastRenderedPageBreak/>
        <w:t>Requisitos Não Funcionais</w:t>
      </w:r>
    </w:p>
    <w:p w14:paraId="768AFE34" w14:textId="77777777" w:rsidR="00764354" w:rsidRDefault="00764354" w:rsidP="00764354">
      <w:pPr>
        <w:rPr>
          <w:sz w:val="24"/>
          <w:szCs w:val="24"/>
        </w:rPr>
      </w:pPr>
    </w:p>
    <w:p w14:paraId="78D6D99A" w14:textId="11BF3809" w:rsidR="00ED3DCB" w:rsidRDefault="00ED3DCB" w:rsidP="00764354">
      <w:pPr>
        <w:rPr>
          <w:sz w:val="24"/>
          <w:szCs w:val="24"/>
        </w:rPr>
      </w:pPr>
      <w:r>
        <w:rPr>
          <w:sz w:val="24"/>
          <w:szCs w:val="24"/>
        </w:rPr>
        <w:t xml:space="preserve">[RNF01] Banco de Dados MySQL </w:t>
      </w:r>
      <w:r w:rsidRPr="00ED3DCB">
        <w:rPr>
          <w:sz w:val="24"/>
          <w:szCs w:val="24"/>
        </w:rPr>
        <w:t>10.1.25-MariaDB</w:t>
      </w:r>
    </w:p>
    <w:p w14:paraId="4D46F538" w14:textId="4DE09A4D" w:rsidR="00B266EE" w:rsidRDefault="00ED3DCB" w:rsidP="00764354">
      <w:pPr>
        <w:rPr>
          <w:sz w:val="24"/>
          <w:szCs w:val="24"/>
        </w:rPr>
      </w:pPr>
      <w:r>
        <w:rPr>
          <w:sz w:val="24"/>
          <w:szCs w:val="24"/>
        </w:rPr>
        <w:t>[RNF02] Back-End na linguagem PHP orientado a objeto estruturado em MVC</w:t>
      </w:r>
    </w:p>
    <w:p w14:paraId="38130CD8" w14:textId="4E86C2BC" w:rsidR="00ED3DCB" w:rsidRPr="004379D6" w:rsidRDefault="00ED3DCB" w:rsidP="00764354">
      <w:pPr>
        <w:rPr>
          <w:sz w:val="24"/>
          <w:szCs w:val="24"/>
          <w:lang w:val="en-US"/>
          <w:rPrChange w:id="246" w:author="Rafael Martins Alves" w:date="2021-06-08T11:09:00Z">
            <w:rPr>
              <w:sz w:val="24"/>
              <w:szCs w:val="24"/>
            </w:rPr>
          </w:rPrChange>
        </w:rPr>
      </w:pPr>
      <w:r w:rsidRPr="004379D6">
        <w:rPr>
          <w:sz w:val="24"/>
          <w:szCs w:val="24"/>
          <w:lang w:val="en-US"/>
          <w:rPrChange w:id="247" w:author="Rafael Martins Alves" w:date="2021-06-08T11:09:00Z">
            <w:rPr>
              <w:sz w:val="24"/>
              <w:szCs w:val="24"/>
            </w:rPr>
          </w:rPrChange>
        </w:rPr>
        <w:t xml:space="preserve">[RNF03] Front-End </w:t>
      </w:r>
      <w:proofErr w:type="spellStart"/>
      <w:r w:rsidRPr="004379D6">
        <w:rPr>
          <w:sz w:val="24"/>
          <w:szCs w:val="24"/>
          <w:lang w:val="en-US"/>
          <w:rPrChange w:id="248" w:author="Rafael Martins Alves" w:date="2021-06-08T11:09:00Z">
            <w:rPr>
              <w:sz w:val="24"/>
              <w:szCs w:val="24"/>
            </w:rPr>
          </w:rPrChange>
        </w:rPr>
        <w:t>em</w:t>
      </w:r>
      <w:proofErr w:type="spellEnd"/>
      <w:r w:rsidRPr="004379D6">
        <w:rPr>
          <w:sz w:val="24"/>
          <w:szCs w:val="24"/>
          <w:lang w:val="en-US"/>
          <w:rPrChange w:id="249" w:author="Rafael Martins Alves" w:date="2021-06-08T11:09:00Z">
            <w:rPr>
              <w:sz w:val="24"/>
              <w:szCs w:val="24"/>
            </w:rPr>
          </w:rPrChange>
        </w:rPr>
        <w:t xml:space="preserve"> JavaScript, HTML e CSS</w:t>
      </w:r>
    </w:p>
    <w:p w14:paraId="36C8C051" w14:textId="03F4C6EA" w:rsidR="00ED3DCB" w:rsidRDefault="00ED3DCB" w:rsidP="00764354">
      <w:pPr>
        <w:rPr>
          <w:sz w:val="24"/>
          <w:szCs w:val="24"/>
        </w:rPr>
      </w:pPr>
      <w:r>
        <w:rPr>
          <w:sz w:val="24"/>
          <w:szCs w:val="24"/>
        </w:rPr>
        <w:t>[RNF04] Mobile desenvolvido com o framework Ionic</w:t>
      </w:r>
    </w:p>
    <w:p w14:paraId="363A4793" w14:textId="77777777" w:rsidR="00B266EE" w:rsidRDefault="00B266EE" w:rsidP="00764354">
      <w:pPr>
        <w:rPr>
          <w:sz w:val="24"/>
          <w:szCs w:val="24"/>
        </w:rPr>
      </w:pPr>
    </w:p>
    <w:p w14:paraId="74D8B142" w14:textId="77777777" w:rsidR="00764354" w:rsidRDefault="00764354">
      <w:pPr>
        <w:widowControl/>
        <w:autoSpaceDE/>
        <w:autoSpaceDN/>
        <w:spacing w:after="160" w:line="259" w:lineRule="auto"/>
        <w:ind w:firstLine="0"/>
        <w:jc w:val="left"/>
        <w:rPr>
          <w:sz w:val="24"/>
          <w:szCs w:val="24"/>
        </w:rPr>
      </w:pPr>
      <w:r>
        <w:rPr>
          <w:sz w:val="24"/>
          <w:szCs w:val="24"/>
        </w:rPr>
        <w:br w:type="page"/>
      </w:r>
    </w:p>
    <w:p w14:paraId="38152F88" w14:textId="77777777" w:rsidR="00764354" w:rsidDel="006D63E3" w:rsidRDefault="00764354" w:rsidP="00764354">
      <w:pPr>
        <w:rPr>
          <w:del w:id="250" w:author="Isadora de Araujo Barbosa Ribeiro" w:date="2021-06-10T00:22:00Z"/>
          <w:sz w:val="24"/>
          <w:szCs w:val="24"/>
        </w:rPr>
      </w:pPr>
    </w:p>
    <w:p w14:paraId="1FCD464E" w14:textId="77777777" w:rsidR="00764354" w:rsidDel="006D63E3" w:rsidRDefault="00764354">
      <w:pPr>
        <w:widowControl/>
        <w:autoSpaceDE/>
        <w:autoSpaceDN/>
        <w:spacing w:after="160" w:line="259" w:lineRule="auto"/>
        <w:ind w:firstLine="0"/>
        <w:jc w:val="left"/>
        <w:rPr>
          <w:del w:id="251" w:author="Isadora de Araujo Barbosa Ribeiro" w:date="2021-06-10T00:22:00Z"/>
          <w:sz w:val="24"/>
          <w:szCs w:val="24"/>
        </w:rPr>
      </w:pPr>
      <w:del w:id="252" w:author="Isadora de Araujo Barbosa Ribeiro" w:date="2021-06-10T00:22:00Z">
        <w:r w:rsidDel="006D63E3">
          <w:rPr>
            <w:sz w:val="24"/>
            <w:szCs w:val="24"/>
          </w:rPr>
          <w:br w:type="page"/>
        </w:r>
      </w:del>
    </w:p>
    <w:p w14:paraId="32DF46F7" w14:textId="77777777" w:rsidR="006D63E3" w:rsidRPr="00764354" w:rsidRDefault="006D63E3">
      <w:pPr>
        <w:widowControl/>
        <w:autoSpaceDE/>
        <w:autoSpaceDN/>
        <w:spacing w:after="160" w:line="259" w:lineRule="auto"/>
        <w:ind w:firstLine="0"/>
        <w:jc w:val="left"/>
        <w:rPr>
          <w:sz w:val="24"/>
          <w:szCs w:val="24"/>
        </w:rPr>
        <w:pPrChange w:id="253" w:author="Isadora de Araujo Barbosa Ribeiro" w:date="2021-06-10T00:22:00Z">
          <w:pPr/>
        </w:pPrChange>
      </w:pPr>
    </w:p>
    <w:p w14:paraId="53A4A6ED" w14:textId="77777777" w:rsidR="001B3B08" w:rsidRDefault="001B3B08" w:rsidP="00ED3DCB">
      <w:pPr>
        <w:pStyle w:val="Ttulo1"/>
        <w:numPr>
          <w:ilvl w:val="0"/>
          <w:numId w:val="10"/>
        </w:numPr>
        <w:ind w:left="0" w:firstLine="0"/>
      </w:pPr>
      <w:bookmarkStart w:id="254" w:name="_Toc73955815"/>
      <w:r>
        <w:t>BD</w:t>
      </w:r>
      <w:bookmarkEnd w:id="254"/>
    </w:p>
    <w:p w14:paraId="445A456B" w14:textId="6AB97814" w:rsidR="00384E16" w:rsidRDefault="00384E16" w:rsidP="00ED3DCB">
      <w:pPr>
        <w:pStyle w:val="Ttulo2"/>
        <w:numPr>
          <w:ilvl w:val="1"/>
          <w:numId w:val="10"/>
        </w:numPr>
        <w:ind w:left="0" w:firstLine="0"/>
      </w:pPr>
      <w:bookmarkStart w:id="255" w:name="_Toc73955816"/>
      <w:r>
        <w:t>DER Conceitual</w:t>
      </w:r>
      <w:bookmarkEnd w:id="255"/>
    </w:p>
    <w:p w14:paraId="0991DB42" w14:textId="3B951931" w:rsidR="00ED3DCB" w:rsidRPr="00ED3DCB" w:rsidRDefault="00ED3DCB" w:rsidP="00ED3DCB">
      <w:pPr>
        <w:ind w:firstLine="0"/>
      </w:pPr>
      <w:r>
        <w:rPr>
          <w:noProof/>
          <w:lang w:val="pt-BR" w:eastAsia="pt-BR" w:bidi="ar-SA"/>
        </w:rPr>
        <w:drawing>
          <wp:inline distT="0" distB="0" distL="0" distR="0" wp14:anchorId="61F438B4" wp14:editId="16D45BD4">
            <wp:extent cx="6005195" cy="2319655"/>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didos-restaurante.png"/>
                    <pic:cNvPicPr/>
                  </pic:nvPicPr>
                  <pic:blipFill>
                    <a:blip r:embed="rId24">
                      <a:extLst>
                        <a:ext uri="{28A0092B-C50C-407E-A947-70E740481C1C}">
                          <a14:useLocalDpi xmlns:a14="http://schemas.microsoft.com/office/drawing/2010/main" val="0"/>
                        </a:ext>
                      </a:extLst>
                    </a:blip>
                    <a:stretch>
                      <a:fillRect/>
                    </a:stretch>
                  </pic:blipFill>
                  <pic:spPr>
                    <a:xfrm>
                      <a:off x="0" y="0"/>
                      <a:ext cx="6005195" cy="2319655"/>
                    </a:xfrm>
                    <a:prstGeom prst="rect">
                      <a:avLst/>
                    </a:prstGeom>
                  </pic:spPr>
                </pic:pic>
              </a:graphicData>
            </a:graphic>
          </wp:inline>
        </w:drawing>
      </w:r>
    </w:p>
    <w:p w14:paraId="0747DB6C" w14:textId="427215CD" w:rsidR="00384E16" w:rsidRPr="00384E16" w:rsidRDefault="00384E16" w:rsidP="00ED3DCB">
      <w:pPr>
        <w:pStyle w:val="Ttulo2"/>
        <w:numPr>
          <w:ilvl w:val="1"/>
          <w:numId w:val="10"/>
        </w:numPr>
        <w:ind w:left="0" w:firstLine="0"/>
      </w:pPr>
      <w:bookmarkStart w:id="256" w:name="_Toc73955817"/>
      <w:r>
        <w:t>DER Lógico</w:t>
      </w:r>
      <w:bookmarkEnd w:id="256"/>
    </w:p>
    <w:p w14:paraId="6EA4C556" w14:textId="77777777" w:rsidR="00764354" w:rsidRDefault="00764354" w:rsidP="00764354">
      <w:pPr>
        <w:pStyle w:val="Ttulo1"/>
      </w:pPr>
    </w:p>
    <w:p w14:paraId="42335C05" w14:textId="77777777" w:rsidR="00764354" w:rsidRDefault="00764354">
      <w:pPr>
        <w:widowControl/>
        <w:autoSpaceDE/>
        <w:autoSpaceDN/>
        <w:spacing w:after="160" w:line="259" w:lineRule="auto"/>
        <w:ind w:firstLine="0"/>
        <w:jc w:val="left"/>
        <w:rPr>
          <w:b/>
          <w:bCs/>
          <w:sz w:val="32"/>
          <w:szCs w:val="32"/>
        </w:rPr>
      </w:pPr>
      <w:r>
        <w:br w:type="page"/>
      </w:r>
    </w:p>
    <w:p w14:paraId="475DF552" w14:textId="77777777" w:rsidR="00764354" w:rsidRDefault="00764354" w:rsidP="00764354">
      <w:pPr>
        <w:pStyle w:val="Ttulo1"/>
      </w:pPr>
    </w:p>
    <w:p w14:paraId="7A992BE5" w14:textId="77777777" w:rsidR="001B3B08" w:rsidRDefault="001B3B08" w:rsidP="001B3B08">
      <w:pPr>
        <w:pStyle w:val="Ttulo1"/>
        <w:numPr>
          <w:ilvl w:val="0"/>
          <w:numId w:val="10"/>
        </w:numPr>
      </w:pPr>
      <w:bookmarkStart w:id="257" w:name="_Toc73955818"/>
      <w:r>
        <w:t>BACK-END</w:t>
      </w:r>
      <w:bookmarkEnd w:id="257"/>
    </w:p>
    <w:p w14:paraId="6135D99D" w14:textId="77777777" w:rsidR="00C05F0D" w:rsidRDefault="00C05F0D" w:rsidP="00C05F0D">
      <w:pPr>
        <w:pStyle w:val="Ttulo2"/>
        <w:numPr>
          <w:ilvl w:val="1"/>
          <w:numId w:val="10"/>
        </w:numPr>
      </w:pPr>
      <w:bookmarkStart w:id="258" w:name="_Toc73955819"/>
      <w:r>
        <w:t>Diagramas de Classes</w:t>
      </w:r>
      <w:bookmarkEnd w:id="258"/>
    </w:p>
    <w:p w14:paraId="69EA4BC0" w14:textId="77777777" w:rsidR="0073282B" w:rsidRDefault="0073282B" w:rsidP="0073282B"/>
    <w:p w14:paraId="5C68FE48" w14:textId="6036951A" w:rsidR="0073282B" w:rsidRPr="0073282B" w:rsidRDefault="00DC22EE" w:rsidP="0073282B">
      <w:ins w:id="259" w:author="Isadora de Araujo Barbosa Ribeiro" w:date="2021-06-13T23:04:00Z">
        <w:r>
          <w:t>Os diagramas estão presentes nos Requisitos Funcionais.</w:t>
        </w:r>
      </w:ins>
    </w:p>
    <w:p w14:paraId="42F001D3" w14:textId="35EEE273" w:rsidR="0073282B" w:rsidRDefault="0073282B">
      <w:pPr>
        <w:widowControl/>
        <w:autoSpaceDE/>
        <w:autoSpaceDN/>
        <w:spacing w:after="160" w:line="259" w:lineRule="auto"/>
        <w:ind w:firstLine="0"/>
        <w:jc w:val="left"/>
      </w:pPr>
    </w:p>
    <w:p w14:paraId="0C82C430" w14:textId="578B4098" w:rsidR="0073282B" w:rsidRDefault="0073282B">
      <w:pPr>
        <w:widowControl/>
        <w:autoSpaceDE/>
        <w:autoSpaceDN/>
        <w:spacing w:after="160" w:line="259" w:lineRule="auto"/>
        <w:ind w:firstLine="0"/>
        <w:jc w:val="left"/>
      </w:pPr>
      <w:r>
        <w:tab/>
      </w:r>
      <w:r>
        <w:tab/>
      </w:r>
      <w:r>
        <w:tab/>
      </w:r>
      <w:r>
        <w:tab/>
      </w:r>
      <w:del w:id="260" w:author="Isadora de Araujo Barbosa Ribeiro" w:date="2021-06-10T00:26:00Z">
        <w:r w:rsidDel="007E2AD1">
          <w:tab/>
          <w:delText>Diagrama de Caso de Uso</w:delText>
        </w:r>
      </w:del>
    </w:p>
    <w:p w14:paraId="0FAD1253" w14:textId="77777777" w:rsidR="0073282B" w:rsidRDefault="00764354">
      <w:pPr>
        <w:widowControl/>
        <w:autoSpaceDE/>
        <w:autoSpaceDN/>
        <w:spacing w:after="160" w:line="259" w:lineRule="auto"/>
        <w:ind w:firstLine="0"/>
        <w:jc w:val="left"/>
      </w:pPr>
      <w:r>
        <w:br w:type="page"/>
      </w:r>
    </w:p>
    <w:p w14:paraId="7DA4A60F" w14:textId="77777777" w:rsidR="00764354" w:rsidRPr="00764354" w:rsidRDefault="00764354" w:rsidP="00764354"/>
    <w:p w14:paraId="30837839" w14:textId="77777777" w:rsidR="001B3B08" w:rsidRDefault="001B3B08" w:rsidP="001B3B08">
      <w:pPr>
        <w:pStyle w:val="Ttulo1"/>
        <w:numPr>
          <w:ilvl w:val="0"/>
          <w:numId w:val="10"/>
        </w:numPr>
      </w:pPr>
      <w:bookmarkStart w:id="261" w:name="_Toc73955820"/>
      <w:r>
        <w:t>EXECUÇÃO</w:t>
      </w:r>
      <w:bookmarkEnd w:id="261"/>
    </w:p>
    <w:p w14:paraId="3EA7F667" w14:textId="77777777" w:rsidR="00C05F0D" w:rsidRDefault="00C05F0D" w:rsidP="00C05F0D">
      <w:pPr>
        <w:pStyle w:val="Ttulo2"/>
        <w:numPr>
          <w:ilvl w:val="1"/>
          <w:numId w:val="10"/>
        </w:numPr>
      </w:pPr>
      <w:bookmarkStart w:id="262" w:name="_Toc73955821"/>
      <w:r>
        <w:t>Cronograma</w:t>
      </w:r>
      <w:bookmarkEnd w:id="262"/>
    </w:p>
    <w:p w14:paraId="4CA4A323" w14:textId="13549D90" w:rsidR="00764354" w:rsidRDefault="009737A5">
      <w:pPr>
        <w:widowControl/>
        <w:autoSpaceDE/>
        <w:autoSpaceDN/>
        <w:spacing w:after="160" w:line="259" w:lineRule="auto"/>
        <w:ind w:firstLine="0"/>
        <w:jc w:val="left"/>
      </w:pPr>
      <w:ins w:id="263" w:author="Isadora de Araujo Barbosa Ribeiro" w:date="2021-06-13T21:58:00Z">
        <w:r>
          <w:rPr>
            <w:noProof/>
            <w:lang w:val="pt-BR" w:eastAsia="pt-BR" w:bidi="ar-SA"/>
          </w:rPr>
          <w:softHyphen/>
        </w:r>
        <w:r>
          <w:rPr>
            <w:noProof/>
            <w:lang w:val="pt-BR" w:eastAsia="pt-BR" w:bidi="ar-SA"/>
          </w:rPr>
          <w:softHyphen/>
        </w:r>
        <w:r>
          <w:rPr>
            <w:noProof/>
            <w:lang w:val="pt-BR" w:eastAsia="pt-BR" w:bidi="ar-SA"/>
          </w:rPr>
          <w:softHyphen/>
        </w:r>
        <w:r>
          <w:rPr>
            <w:noProof/>
            <w:lang w:val="pt-BR" w:eastAsia="pt-BR" w:bidi="ar-SA"/>
          </w:rPr>
          <w:drawing>
            <wp:inline distT="0" distB="0" distL="0" distR="0" wp14:anchorId="256ACC1C" wp14:editId="0DC089C3">
              <wp:extent cx="6005195" cy="1997075"/>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onograma.png"/>
                      <pic:cNvPicPr/>
                    </pic:nvPicPr>
                    <pic:blipFill>
                      <a:blip r:embed="rId25">
                        <a:extLst>
                          <a:ext uri="{28A0092B-C50C-407E-A947-70E740481C1C}">
                            <a14:useLocalDpi xmlns:a14="http://schemas.microsoft.com/office/drawing/2010/main" val="0"/>
                          </a:ext>
                        </a:extLst>
                      </a:blip>
                      <a:stretch>
                        <a:fillRect/>
                      </a:stretch>
                    </pic:blipFill>
                    <pic:spPr>
                      <a:xfrm>
                        <a:off x="0" y="0"/>
                        <a:ext cx="6005195" cy="1997075"/>
                      </a:xfrm>
                      <a:prstGeom prst="rect">
                        <a:avLst/>
                      </a:prstGeom>
                    </pic:spPr>
                  </pic:pic>
                </a:graphicData>
              </a:graphic>
            </wp:inline>
          </w:drawing>
        </w:r>
      </w:ins>
      <w:r w:rsidR="00764354">
        <w:br w:type="page"/>
      </w:r>
    </w:p>
    <w:p w14:paraId="1E8D3A7E" w14:textId="77777777" w:rsidR="00E922D7" w:rsidRPr="00764354" w:rsidRDefault="00E922D7" w:rsidP="00E922D7">
      <w:pPr>
        <w:ind w:firstLine="0"/>
      </w:pPr>
    </w:p>
    <w:p w14:paraId="40FADA10" w14:textId="31F915EB" w:rsidR="00E922D7" w:rsidRDefault="001B3B08" w:rsidP="00E922D7">
      <w:pPr>
        <w:pStyle w:val="Ttulo1"/>
        <w:numPr>
          <w:ilvl w:val="0"/>
          <w:numId w:val="10"/>
        </w:numPr>
      </w:pPr>
      <w:bookmarkStart w:id="264" w:name="_Toc73955822"/>
      <w:r>
        <w:t>RESULTADOS</w:t>
      </w:r>
      <w:bookmarkEnd w:id="264"/>
    </w:p>
    <w:p w14:paraId="4D4A2B5E" w14:textId="2C1945F4" w:rsidR="00E922D7" w:rsidRDefault="00E922D7" w:rsidP="00A12F27">
      <w:pPr>
        <w:pStyle w:val="Ttulo2"/>
        <w:numPr>
          <w:ilvl w:val="1"/>
          <w:numId w:val="10"/>
        </w:numPr>
      </w:pPr>
      <w:bookmarkStart w:id="265" w:name="_Toc73955823"/>
      <w:r>
        <w:rPr>
          <w:noProof/>
          <w:lang w:val="pt-BR" w:eastAsia="pt-BR" w:bidi="ar-SA"/>
        </w:rPr>
        <w:drawing>
          <wp:anchor distT="0" distB="0" distL="114300" distR="114300" simplePos="0" relativeHeight="251658240" behindDoc="1" locked="0" layoutInCell="1" allowOverlap="1" wp14:anchorId="373CDF22" wp14:editId="7FFBCCAF">
            <wp:simplePos x="0" y="0"/>
            <wp:positionH relativeFrom="margin">
              <wp:align>center</wp:align>
            </wp:positionH>
            <wp:positionV relativeFrom="page">
              <wp:posOffset>2289782</wp:posOffset>
            </wp:positionV>
            <wp:extent cx="5399405" cy="2879725"/>
            <wp:effectExtent l="0" t="0" r="0" b="0"/>
            <wp:wrapTight wrapText="bothSides">
              <wp:wrapPolygon edited="0">
                <wp:start x="0" y="0"/>
                <wp:lineTo x="0" y="21433"/>
                <wp:lineTo x="21491" y="21433"/>
                <wp:lineTo x="21491" y="0"/>
                <wp:lineTo x="0" y="0"/>
              </wp:wrapPolygon>
            </wp:wrapTight>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nicioWeb.jpe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14:sizeRelH relativeFrom="margin">
              <wp14:pctWidth>0</wp14:pctWidth>
            </wp14:sizeRelH>
            <wp14:sizeRelV relativeFrom="margin">
              <wp14:pctHeight>0</wp14:pctHeight>
            </wp14:sizeRelV>
          </wp:anchor>
        </w:drawing>
      </w:r>
      <w:r w:rsidR="00C05F0D">
        <w:t>Telas Front-End</w:t>
      </w:r>
      <w:bookmarkEnd w:id="265"/>
    </w:p>
    <w:p w14:paraId="1F85C520" w14:textId="52C7FD64" w:rsidR="00735ECC" w:rsidRDefault="00735ECC" w:rsidP="00E922D7">
      <w:pPr>
        <w:pStyle w:val="Ttulo2"/>
      </w:pPr>
    </w:p>
    <w:p w14:paraId="69E81F16" w14:textId="7A9AA5E9" w:rsidR="00B67F60" w:rsidRPr="00E922D7" w:rsidRDefault="00735ECC" w:rsidP="009A14C0">
      <w:pPr>
        <w:pStyle w:val="Corpodetexto"/>
      </w:pPr>
      <w:r w:rsidRPr="00E922D7">
        <w:t>Início da página</w:t>
      </w:r>
    </w:p>
    <w:p w14:paraId="7D551D6B" w14:textId="01068D69" w:rsidR="00735ECC" w:rsidRDefault="00E922D7" w:rsidP="00E922D7">
      <w:pPr>
        <w:ind w:firstLine="0"/>
      </w:pPr>
      <w:r>
        <w:rPr>
          <w:noProof/>
          <w:lang w:val="pt-BR" w:eastAsia="pt-BR" w:bidi="ar-SA"/>
        </w:rPr>
        <w:drawing>
          <wp:anchor distT="0" distB="0" distL="114300" distR="114300" simplePos="0" relativeHeight="251659264" behindDoc="1" locked="0" layoutInCell="1" allowOverlap="1" wp14:anchorId="4BE49F9C" wp14:editId="3DF87E00">
            <wp:simplePos x="0" y="0"/>
            <wp:positionH relativeFrom="margin">
              <wp:align>center</wp:align>
            </wp:positionH>
            <wp:positionV relativeFrom="page">
              <wp:posOffset>5915246</wp:posOffset>
            </wp:positionV>
            <wp:extent cx="5399405" cy="2879725"/>
            <wp:effectExtent l="0" t="0" r="0" b="0"/>
            <wp:wrapTight wrapText="bothSides">
              <wp:wrapPolygon edited="0">
                <wp:start x="0" y="0"/>
                <wp:lineTo x="0" y="21433"/>
                <wp:lineTo x="21491" y="21433"/>
                <wp:lineTo x="21491" y="0"/>
                <wp:lineTo x="0" y="0"/>
              </wp:wrapPolygon>
            </wp:wrapTight>
            <wp:docPr id="4" name="Image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exemploWeb.jpe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14:sizeRelH relativeFrom="margin">
              <wp14:pctWidth>0</wp14:pctWidth>
            </wp14:sizeRelH>
            <wp14:sizeRelV relativeFrom="margin">
              <wp14:pctHeight>0</wp14:pctHeight>
            </wp14:sizeRelV>
          </wp:anchor>
        </w:drawing>
      </w:r>
    </w:p>
    <w:p w14:paraId="18061D6B" w14:textId="2B264C6A" w:rsidR="00E922D7" w:rsidRDefault="00E922D7" w:rsidP="009A14C0">
      <w:pPr>
        <w:pStyle w:val="Corpodetexto"/>
      </w:pPr>
      <w:r>
        <w:t>Pedidos</w:t>
      </w:r>
    </w:p>
    <w:p w14:paraId="7AEF80A8" w14:textId="79E84AFC" w:rsidR="00735ECC" w:rsidRPr="00E922D7" w:rsidRDefault="00E922D7" w:rsidP="00E922D7">
      <w:pPr>
        <w:ind w:firstLine="0"/>
        <w:rPr>
          <w:sz w:val="24"/>
          <w:szCs w:val="24"/>
        </w:rPr>
      </w:pPr>
      <w:r>
        <w:rPr>
          <w:noProof/>
          <w:lang w:val="pt-BR" w:eastAsia="pt-BR" w:bidi="ar-SA"/>
        </w:rPr>
        <w:lastRenderedPageBreak/>
        <w:drawing>
          <wp:anchor distT="0" distB="0" distL="114300" distR="114300" simplePos="0" relativeHeight="251660288" behindDoc="1" locked="0" layoutInCell="1" allowOverlap="1" wp14:anchorId="58959E97" wp14:editId="067A5F54">
            <wp:simplePos x="0" y="0"/>
            <wp:positionH relativeFrom="margin">
              <wp:align>center</wp:align>
            </wp:positionH>
            <wp:positionV relativeFrom="page">
              <wp:posOffset>850265</wp:posOffset>
            </wp:positionV>
            <wp:extent cx="5399405" cy="2879725"/>
            <wp:effectExtent l="0" t="0" r="0" b="0"/>
            <wp:wrapTight wrapText="bothSides">
              <wp:wrapPolygon edited="0">
                <wp:start x="0" y="0"/>
                <wp:lineTo x="0" y="21433"/>
                <wp:lineTo x="21491" y="21433"/>
                <wp:lineTo x="21491" y="0"/>
                <wp:lineTo x="0" y="0"/>
              </wp:wrapPolygon>
            </wp:wrapTight>
            <wp:docPr id="5" name="Imagem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orcoes.jpe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14:sizeRelH relativeFrom="margin">
              <wp14:pctWidth>0</wp14:pctWidth>
            </wp14:sizeRelH>
            <wp14:sizeRelV relativeFrom="margin">
              <wp14:pctHeight>0</wp14:pctHeight>
            </wp14:sizeRelV>
          </wp:anchor>
        </w:drawing>
      </w:r>
    </w:p>
    <w:p w14:paraId="5127AF42" w14:textId="77777777" w:rsidR="00735ECC" w:rsidRDefault="00735ECC" w:rsidP="00B67F60"/>
    <w:p w14:paraId="7A7B4520" w14:textId="77777777" w:rsidR="00735ECC" w:rsidRDefault="00735ECC" w:rsidP="00B67F60">
      <w:r>
        <w:t>Porções</w:t>
      </w:r>
    </w:p>
    <w:p w14:paraId="3957C72E" w14:textId="0928B2F6" w:rsidR="00735ECC" w:rsidRDefault="00E922D7" w:rsidP="00E922D7">
      <w:pPr>
        <w:ind w:firstLine="0"/>
      </w:pPr>
      <w:r>
        <w:rPr>
          <w:noProof/>
          <w:lang w:val="pt-BR" w:eastAsia="pt-BR" w:bidi="ar-SA"/>
        </w:rPr>
        <w:drawing>
          <wp:anchor distT="0" distB="0" distL="114300" distR="114300" simplePos="0" relativeHeight="251662336" behindDoc="1" locked="0" layoutInCell="1" allowOverlap="1" wp14:anchorId="1FD2E383" wp14:editId="79663BD0">
            <wp:simplePos x="0" y="0"/>
            <wp:positionH relativeFrom="margin">
              <wp:align>center</wp:align>
            </wp:positionH>
            <wp:positionV relativeFrom="page">
              <wp:posOffset>4627356</wp:posOffset>
            </wp:positionV>
            <wp:extent cx="5399405" cy="2879725"/>
            <wp:effectExtent l="0" t="0" r="0" b="0"/>
            <wp:wrapTight wrapText="bothSides">
              <wp:wrapPolygon edited="0">
                <wp:start x="0" y="0"/>
                <wp:lineTo x="0" y="21433"/>
                <wp:lineTo x="21491" y="21433"/>
                <wp:lineTo x="21491" y="0"/>
                <wp:lineTo x="0" y="0"/>
              </wp:wrapPolygon>
            </wp:wrapTight>
            <wp:docPr id="6" name="Imagem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feedbackWeb.jpe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anchor>
        </w:drawing>
      </w:r>
    </w:p>
    <w:p w14:paraId="233F88E9" w14:textId="77777777" w:rsidR="00E922D7" w:rsidRDefault="00E922D7" w:rsidP="00E922D7">
      <w:pPr>
        <w:ind w:firstLine="0"/>
      </w:pPr>
    </w:p>
    <w:p w14:paraId="38351D92" w14:textId="77777777" w:rsidR="00735ECC" w:rsidRDefault="00735ECC" w:rsidP="00B67F60">
      <w:r>
        <w:t>Feedback</w:t>
      </w:r>
    </w:p>
    <w:p w14:paraId="68BC332B" w14:textId="77777777" w:rsidR="00735ECC" w:rsidRDefault="00735ECC" w:rsidP="00B67F60"/>
    <w:p w14:paraId="1703DD41" w14:textId="77777777" w:rsidR="00735ECC" w:rsidRDefault="00735ECC" w:rsidP="00B67F60"/>
    <w:p w14:paraId="0A4BB7EB" w14:textId="77777777" w:rsidR="00735ECC" w:rsidRDefault="00735ECC" w:rsidP="00B67F60"/>
    <w:p w14:paraId="15DB79C8" w14:textId="77777777" w:rsidR="00735ECC" w:rsidRDefault="00735ECC" w:rsidP="00B67F60"/>
    <w:p w14:paraId="1FDBA51B" w14:textId="77777777" w:rsidR="00735ECC" w:rsidRDefault="00735ECC" w:rsidP="00B67F60"/>
    <w:p w14:paraId="4859C02B" w14:textId="77777777" w:rsidR="00735ECC" w:rsidRDefault="00735ECC" w:rsidP="00B67F60"/>
    <w:p w14:paraId="362E16C6" w14:textId="77777777" w:rsidR="00735ECC" w:rsidRDefault="00735ECC" w:rsidP="00B67F60"/>
    <w:p w14:paraId="212C8C03" w14:textId="450BFDF0" w:rsidR="00735ECC" w:rsidRDefault="00735ECC" w:rsidP="00B67F60"/>
    <w:p w14:paraId="7819AC76" w14:textId="5C353606" w:rsidR="00E922D7" w:rsidRDefault="00E922D7" w:rsidP="00B67F60">
      <w:r>
        <w:rPr>
          <w:noProof/>
          <w:lang w:val="pt-BR" w:eastAsia="pt-BR" w:bidi="ar-SA"/>
        </w:rPr>
        <w:lastRenderedPageBreak/>
        <w:drawing>
          <wp:anchor distT="0" distB="0" distL="114300" distR="114300" simplePos="0" relativeHeight="251661312" behindDoc="1" locked="0" layoutInCell="1" allowOverlap="1" wp14:anchorId="4F40E6B5" wp14:editId="75DDAD32">
            <wp:simplePos x="0" y="0"/>
            <wp:positionH relativeFrom="margin">
              <wp:align>center</wp:align>
            </wp:positionH>
            <wp:positionV relativeFrom="page">
              <wp:posOffset>911777</wp:posOffset>
            </wp:positionV>
            <wp:extent cx="5400000" cy="2880000"/>
            <wp:effectExtent l="0" t="0" r="0" b="0"/>
            <wp:wrapTight wrapText="bothSides">
              <wp:wrapPolygon edited="0">
                <wp:start x="0" y="0"/>
                <wp:lineTo x="0" y="21433"/>
                <wp:lineTo x="21491" y="21433"/>
                <wp:lineTo x="21491" y="0"/>
                <wp:lineTo x="0" y="0"/>
              </wp:wrapPolygon>
            </wp:wrapTight>
            <wp:docPr id="7" name="Imagem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loginWeb.jpe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5400000" cy="2880000"/>
                    </a:xfrm>
                    <a:prstGeom prst="rect">
                      <a:avLst/>
                    </a:prstGeom>
                  </pic:spPr>
                </pic:pic>
              </a:graphicData>
            </a:graphic>
            <wp14:sizeRelH relativeFrom="margin">
              <wp14:pctWidth>0</wp14:pctWidth>
            </wp14:sizeRelH>
            <wp14:sizeRelV relativeFrom="margin">
              <wp14:pctHeight>0</wp14:pctHeight>
            </wp14:sizeRelV>
          </wp:anchor>
        </w:drawing>
      </w:r>
    </w:p>
    <w:p w14:paraId="45042003" w14:textId="678CE02C" w:rsidR="00735ECC" w:rsidRDefault="00735ECC" w:rsidP="00E922D7">
      <w:pPr>
        <w:jc w:val="center"/>
      </w:pPr>
    </w:p>
    <w:p w14:paraId="4A4CF386" w14:textId="10544AF7" w:rsidR="00735ECC" w:rsidRPr="00B67F60" w:rsidRDefault="00735ECC" w:rsidP="00B67F60">
      <w:r>
        <w:t>Login</w:t>
      </w:r>
    </w:p>
    <w:p w14:paraId="05272CC2" w14:textId="0D70ECEC" w:rsidR="00764354" w:rsidRPr="00764354" w:rsidRDefault="00764354" w:rsidP="00764354"/>
    <w:p w14:paraId="4AECB01E" w14:textId="0112E467" w:rsidR="00C05F0D" w:rsidRPr="009A14C0" w:rsidRDefault="00C05F0D" w:rsidP="00A12F27">
      <w:pPr>
        <w:pStyle w:val="Ttulo2"/>
        <w:numPr>
          <w:ilvl w:val="1"/>
          <w:numId w:val="10"/>
        </w:numPr>
      </w:pPr>
      <w:bookmarkStart w:id="266" w:name="_Toc73955824"/>
      <w:r w:rsidRPr="009A14C0">
        <w:t>Telas Mobile</w:t>
      </w:r>
      <w:bookmarkEnd w:id="266"/>
    </w:p>
    <w:p w14:paraId="752D5E17" w14:textId="2EF4C96A" w:rsidR="00735ECC" w:rsidRDefault="00735ECC" w:rsidP="00735ECC">
      <w:pPr>
        <w:pStyle w:val="PargrafodaLista"/>
        <w:ind w:left="1531" w:firstLine="0"/>
        <w:rPr>
          <w:sz w:val="24"/>
          <w:szCs w:val="24"/>
        </w:rPr>
      </w:pPr>
    </w:p>
    <w:p w14:paraId="687F8779" w14:textId="5E58DFB6" w:rsidR="00735ECC" w:rsidRDefault="00E922D7">
      <w:pPr>
        <w:widowControl/>
        <w:autoSpaceDE/>
        <w:autoSpaceDN/>
        <w:spacing w:after="160" w:line="259" w:lineRule="auto"/>
        <w:ind w:firstLine="0"/>
        <w:jc w:val="left"/>
        <w:rPr>
          <w:sz w:val="24"/>
          <w:szCs w:val="24"/>
        </w:rPr>
      </w:pPr>
      <w:r>
        <w:rPr>
          <w:noProof/>
          <w:sz w:val="24"/>
          <w:szCs w:val="24"/>
          <w:lang w:val="pt-BR" w:eastAsia="pt-BR" w:bidi="ar-SA"/>
        </w:rPr>
        <w:drawing>
          <wp:anchor distT="0" distB="0" distL="114300" distR="114300" simplePos="0" relativeHeight="251663360" behindDoc="1" locked="0" layoutInCell="1" allowOverlap="1" wp14:anchorId="25EB9DAF" wp14:editId="7E250A0B">
            <wp:simplePos x="0" y="0"/>
            <wp:positionH relativeFrom="page">
              <wp:align>center</wp:align>
            </wp:positionH>
            <wp:positionV relativeFrom="page">
              <wp:posOffset>5390487</wp:posOffset>
            </wp:positionV>
            <wp:extent cx="3960000" cy="4320000"/>
            <wp:effectExtent l="0" t="0" r="2540" b="4445"/>
            <wp:wrapTight wrapText="bothSides">
              <wp:wrapPolygon edited="0">
                <wp:start x="0" y="0"/>
                <wp:lineTo x="0" y="21527"/>
                <wp:lineTo x="21510" y="21527"/>
                <wp:lineTo x="21510" y="0"/>
                <wp:lineTo x="0" y="0"/>
              </wp:wrapPolygon>
            </wp:wrapTight>
            <wp:docPr id="8" name="Imagem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aba.jpe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3960000" cy="4320000"/>
                    </a:xfrm>
                    <a:prstGeom prst="rect">
                      <a:avLst/>
                    </a:prstGeom>
                  </pic:spPr>
                </pic:pic>
              </a:graphicData>
            </a:graphic>
            <wp14:sizeRelH relativeFrom="margin">
              <wp14:pctWidth>0</wp14:pctWidth>
            </wp14:sizeRelH>
            <wp14:sizeRelV relativeFrom="margin">
              <wp14:pctHeight>0</wp14:pctHeight>
            </wp14:sizeRelV>
          </wp:anchor>
        </w:drawing>
      </w:r>
    </w:p>
    <w:p w14:paraId="1BDBABD1" w14:textId="2CD87C0D" w:rsidR="00E922D7" w:rsidRDefault="00E922D7">
      <w:pPr>
        <w:widowControl/>
        <w:autoSpaceDE/>
        <w:autoSpaceDN/>
        <w:spacing w:after="160" w:line="259" w:lineRule="auto"/>
        <w:ind w:firstLine="0"/>
        <w:jc w:val="left"/>
        <w:rPr>
          <w:sz w:val="24"/>
          <w:szCs w:val="24"/>
        </w:rPr>
      </w:pPr>
    </w:p>
    <w:p w14:paraId="26E63A31" w14:textId="77777777" w:rsidR="00E922D7" w:rsidRDefault="00E922D7">
      <w:pPr>
        <w:widowControl/>
        <w:autoSpaceDE/>
        <w:autoSpaceDN/>
        <w:spacing w:after="160" w:line="259" w:lineRule="auto"/>
        <w:ind w:firstLine="0"/>
        <w:jc w:val="left"/>
        <w:rPr>
          <w:sz w:val="24"/>
          <w:szCs w:val="24"/>
        </w:rPr>
      </w:pPr>
    </w:p>
    <w:p w14:paraId="384B93CA" w14:textId="77777777" w:rsidR="00E922D7" w:rsidRDefault="00E922D7">
      <w:pPr>
        <w:widowControl/>
        <w:autoSpaceDE/>
        <w:autoSpaceDN/>
        <w:spacing w:after="160" w:line="259" w:lineRule="auto"/>
        <w:ind w:firstLine="0"/>
        <w:jc w:val="left"/>
        <w:rPr>
          <w:sz w:val="24"/>
          <w:szCs w:val="24"/>
        </w:rPr>
      </w:pPr>
    </w:p>
    <w:p w14:paraId="0990A8E7" w14:textId="507AD2A4" w:rsidR="00E922D7" w:rsidRDefault="00E922D7">
      <w:pPr>
        <w:widowControl/>
        <w:autoSpaceDE/>
        <w:autoSpaceDN/>
        <w:spacing w:after="160" w:line="259" w:lineRule="auto"/>
        <w:ind w:firstLine="0"/>
        <w:jc w:val="left"/>
        <w:rPr>
          <w:sz w:val="24"/>
          <w:szCs w:val="24"/>
        </w:rPr>
      </w:pPr>
    </w:p>
    <w:p w14:paraId="20BA9F2D" w14:textId="2DC35A63" w:rsidR="00E922D7" w:rsidRDefault="00E922D7">
      <w:pPr>
        <w:widowControl/>
        <w:autoSpaceDE/>
        <w:autoSpaceDN/>
        <w:spacing w:after="160" w:line="259" w:lineRule="auto"/>
        <w:ind w:firstLine="0"/>
        <w:jc w:val="left"/>
        <w:rPr>
          <w:sz w:val="24"/>
          <w:szCs w:val="24"/>
        </w:rPr>
      </w:pPr>
    </w:p>
    <w:p w14:paraId="315132C2" w14:textId="78D00B2E" w:rsidR="00E922D7" w:rsidRDefault="00E922D7">
      <w:pPr>
        <w:widowControl/>
        <w:autoSpaceDE/>
        <w:autoSpaceDN/>
        <w:spacing w:after="160" w:line="259" w:lineRule="auto"/>
        <w:ind w:firstLine="0"/>
        <w:jc w:val="left"/>
        <w:rPr>
          <w:sz w:val="24"/>
          <w:szCs w:val="24"/>
        </w:rPr>
      </w:pPr>
    </w:p>
    <w:p w14:paraId="6049ECAE" w14:textId="77777777" w:rsidR="00E922D7" w:rsidRDefault="00E922D7">
      <w:pPr>
        <w:widowControl/>
        <w:autoSpaceDE/>
        <w:autoSpaceDN/>
        <w:spacing w:after="160" w:line="259" w:lineRule="auto"/>
        <w:ind w:firstLine="0"/>
        <w:jc w:val="left"/>
        <w:rPr>
          <w:sz w:val="24"/>
          <w:szCs w:val="24"/>
        </w:rPr>
      </w:pPr>
    </w:p>
    <w:p w14:paraId="7F7D152E" w14:textId="5AC6E699" w:rsidR="00735ECC" w:rsidRDefault="00735ECC">
      <w:pPr>
        <w:widowControl/>
        <w:autoSpaceDE/>
        <w:autoSpaceDN/>
        <w:spacing w:after="160" w:line="259" w:lineRule="auto"/>
        <w:ind w:firstLine="0"/>
        <w:jc w:val="left"/>
        <w:rPr>
          <w:sz w:val="24"/>
          <w:szCs w:val="24"/>
        </w:rPr>
      </w:pPr>
      <w:r>
        <w:rPr>
          <w:sz w:val="24"/>
          <w:szCs w:val="24"/>
        </w:rPr>
        <w:t>Início</w:t>
      </w:r>
      <w:r w:rsidR="00764354">
        <w:rPr>
          <w:sz w:val="24"/>
          <w:szCs w:val="24"/>
        </w:rPr>
        <w:br w:type="page"/>
      </w:r>
    </w:p>
    <w:p w14:paraId="7CA278F3" w14:textId="0F09AA8D" w:rsidR="00735ECC" w:rsidRDefault="00735ECC">
      <w:pPr>
        <w:widowControl/>
        <w:autoSpaceDE/>
        <w:autoSpaceDN/>
        <w:spacing w:after="160" w:line="259" w:lineRule="auto"/>
        <w:ind w:firstLine="0"/>
        <w:jc w:val="left"/>
        <w:rPr>
          <w:sz w:val="24"/>
          <w:szCs w:val="24"/>
        </w:rPr>
      </w:pPr>
    </w:p>
    <w:p w14:paraId="00E0A6D0" w14:textId="456C26E5" w:rsidR="00E922D7" w:rsidRDefault="00E922D7">
      <w:pPr>
        <w:widowControl/>
        <w:autoSpaceDE/>
        <w:autoSpaceDN/>
        <w:spacing w:after="160" w:line="259" w:lineRule="auto"/>
        <w:ind w:firstLine="0"/>
        <w:jc w:val="left"/>
        <w:rPr>
          <w:sz w:val="24"/>
          <w:szCs w:val="24"/>
        </w:rPr>
      </w:pPr>
    </w:p>
    <w:p w14:paraId="611CF4E9" w14:textId="2EEC6C28" w:rsidR="00E922D7" w:rsidRDefault="00E922D7">
      <w:pPr>
        <w:widowControl/>
        <w:autoSpaceDE/>
        <w:autoSpaceDN/>
        <w:spacing w:after="160" w:line="259" w:lineRule="auto"/>
        <w:ind w:firstLine="0"/>
        <w:jc w:val="left"/>
        <w:rPr>
          <w:sz w:val="24"/>
          <w:szCs w:val="24"/>
        </w:rPr>
      </w:pPr>
    </w:p>
    <w:p w14:paraId="3EFE0862" w14:textId="329466E0" w:rsidR="00E922D7" w:rsidRDefault="00E922D7">
      <w:pPr>
        <w:widowControl/>
        <w:autoSpaceDE/>
        <w:autoSpaceDN/>
        <w:spacing w:after="160" w:line="259" w:lineRule="auto"/>
        <w:ind w:firstLine="0"/>
        <w:jc w:val="left"/>
        <w:rPr>
          <w:sz w:val="24"/>
          <w:szCs w:val="24"/>
        </w:rPr>
      </w:pPr>
    </w:p>
    <w:p w14:paraId="023B7FF6" w14:textId="3FA8B903" w:rsidR="00E922D7" w:rsidRDefault="00E922D7">
      <w:pPr>
        <w:widowControl/>
        <w:autoSpaceDE/>
        <w:autoSpaceDN/>
        <w:spacing w:after="160" w:line="259" w:lineRule="auto"/>
        <w:ind w:firstLine="0"/>
        <w:jc w:val="left"/>
        <w:rPr>
          <w:sz w:val="24"/>
          <w:szCs w:val="24"/>
        </w:rPr>
      </w:pPr>
    </w:p>
    <w:p w14:paraId="46CE8E38" w14:textId="283612F0" w:rsidR="00E922D7" w:rsidRDefault="00E922D7">
      <w:pPr>
        <w:widowControl/>
        <w:autoSpaceDE/>
        <w:autoSpaceDN/>
        <w:spacing w:after="160" w:line="259" w:lineRule="auto"/>
        <w:ind w:firstLine="0"/>
        <w:jc w:val="left"/>
        <w:rPr>
          <w:sz w:val="24"/>
          <w:szCs w:val="24"/>
        </w:rPr>
      </w:pPr>
    </w:p>
    <w:p w14:paraId="3D814AC4" w14:textId="77777777" w:rsidR="00E922D7" w:rsidRDefault="00E922D7">
      <w:pPr>
        <w:widowControl/>
        <w:autoSpaceDE/>
        <w:autoSpaceDN/>
        <w:spacing w:after="160" w:line="259" w:lineRule="auto"/>
        <w:ind w:firstLine="0"/>
        <w:jc w:val="left"/>
        <w:rPr>
          <w:sz w:val="24"/>
          <w:szCs w:val="24"/>
        </w:rPr>
      </w:pPr>
    </w:p>
    <w:p w14:paraId="2305951C" w14:textId="77777777" w:rsidR="00E922D7" w:rsidRDefault="00E922D7">
      <w:pPr>
        <w:widowControl/>
        <w:autoSpaceDE/>
        <w:autoSpaceDN/>
        <w:spacing w:after="160" w:line="259" w:lineRule="auto"/>
        <w:ind w:firstLine="0"/>
        <w:jc w:val="left"/>
        <w:rPr>
          <w:sz w:val="24"/>
          <w:szCs w:val="24"/>
        </w:rPr>
      </w:pPr>
    </w:p>
    <w:p w14:paraId="0006EA35" w14:textId="081BD4F8" w:rsidR="00735ECC" w:rsidRDefault="00E922D7" w:rsidP="00E922D7">
      <w:pPr>
        <w:widowControl/>
        <w:autoSpaceDE/>
        <w:autoSpaceDN/>
        <w:spacing w:after="160" w:line="259" w:lineRule="auto"/>
        <w:ind w:firstLine="0"/>
        <w:rPr>
          <w:sz w:val="24"/>
          <w:szCs w:val="24"/>
        </w:rPr>
      </w:pPr>
      <w:r>
        <w:rPr>
          <w:noProof/>
          <w:sz w:val="24"/>
          <w:szCs w:val="24"/>
          <w:lang w:val="pt-BR" w:eastAsia="pt-BR" w:bidi="ar-SA"/>
        </w:rPr>
        <w:drawing>
          <wp:anchor distT="0" distB="0" distL="114300" distR="114300" simplePos="0" relativeHeight="251664384" behindDoc="1" locked="0" layoutInCell="1" allowOverlap="1" wp14:anchorId="2010AB4E" wp14:editId="2EC5E431">
            <wp:simplePos x="0" y="0"/>
            <wp:positionH relativeFrom="page">
              <wp:align>center</wp:align>
            </wp:positionH>
            <wp:positionV relativeFrom="page">
              <wp:posOffset>910618</wp:posOffset>
            </wp:positionV>
            <wp:extent cx="3960000" cy="4320000"/>
            <wp:effectExtent l="0" t="0" r="2540" b="4445"/>
            <wp:wrapTight wrapText="bothSides">
              <wp:wrapPolygon edited="0">
                <wp:start x="0" y="0"/>
                <wp:lineTo x="0" y="21527"/>
                <wp:lineTo x="21510" y="21527"/>
                <wp:lineTo x="21510" y="0"/>
                <wp:lineTo x="0" y="0"/>
              </wp:wrapPolygon>
            </wp:wrapTight>
            <wp:docPr id="9" name="Imagem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edido.jpe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3960000" cy="4320000"/>
                    </a:xfrm>
                    <a:prstGeom prst="rect">
                      <a:avLst/>
                    </a:prstGeom>
                  </pic:spPr>
                </pic:pic>
              </a:graphicData>
            </a:graphic>
            <wp14:sizeRelH relativeFrom="margin">
              <wp14:pctWidth>0</wp14:pctWidth>
            </wp14:sizeRelH>
            <wp14:sizeRelV relativeFrom="margin">
              <wp14:pctHeight>0</wp14:pctHeight>
            </wp14:sizeRelV>
          </wp:anchor>
        </w:drawing>
      </w:r>
      <w:r w:rsidR="00735ECC">
        <w:rPr>
          <w:sz w:val="24"/>
          <w:szCs w:val="24"/>
        </w:rPr>
        <w:t>Cardápio</w:t>
      </w:r>
    </w:p>
    <w:p w14:paraId="2453A455" w14:textId="22E57CF4" w:rsidR="00735ECC" w:rsidRDefault="00735ECC">
      <w:pPr>
        <w:widowControl/>
        <w:autoSpaceDE/>
        <w:autoSpaceDN/>
        <w:spacing w:after="160" w:line="259" w:lineRule="auto"/>
        <w:ind w:firstLine="0"/>
        <w:jc w:val="left"/>
        <w:rPr>
          <w:sz w:val="24"/>
          <w:szCs w:val="24"/>
        </w:rPr>
      </w:pPr>
    </w:p>
    <w:p w14:paraId="37D429BF" w14:textId="72F2FC30" w:rsidR="00735ECC" w:rsidRDefault="00735ECC">
      <w:pPr>
        <w:widowControl/>
        <w:autoSpaceDE/>
        <w:autoSpaceDN/>
        <w:spacing w:after="160" w:line="259" w:lineRule="auto"/>
        <w:ind w:firstLine="0"/>
        <w:jc w:val="left"/>
        <w:rPr>
          <w:sz w:val="24"/>
          <w:szCs w:val="24"/>
        </w:rPr>
      </w:pPr>
    </w:p>
    <w:p w14:paraId="615255D5" w14:textId="77777777" w:rsidR="00735ECC" w:rsidRDefault="00735ECC">
      <w:pPr>
        <w:widowControl/>
        <w:autoSpaceDE/>
        <w:autoSpaceDN/>
        <w:spacing w:after="160" w:line="259" w:lineRule="auto"/>
        <w:ind w:firstLine="0"/>
        <w:jc w:val="left"/>
        <w:rPr>
          <w:sz w:val="24"/>
          <w:szCs w:val="24"/>
        </w:rPr>
      </w:pPr>
    </w:p>
    <w:p w14:paraId="2EB3B73A" w14:textId="77777777" w:rsidR="00735ECC" w:rsidRDefault="00735ECC">
      <w:pPr>
        <w:widowControl/>
        <w:autoSpaceDE/>
        <w:autoSpaceDN/>
        <w:spacing w:after="160" w:line="259" w:lineRule="auto"/>
        <w:ind w:firstLine="0"/>
        <w:jc w:val="left"/>
        <w:rPr>
          <w:sz w:val="24"/>
          <w:szCs w:val="24"/>
        </w:rPr>
      </w:pPr>
    </w:p>
    <w:p w14:paraId="3F8906A9" w14:textId="77777777" w:rsidR="00735ECC" w:rsidRDefault="00735ECC">
      <w:pPr>
        <w:widowControl/>
        <w:autoSpaceDE/>
        <w:autoSpaceDN/>
        <w:spacing w:after="160" w:line="259" w:lineRule="auto"/>
        <w:ind w:firstLine="0"/>
        <w:jc w:val="left"/>
        <w:rPr>
          <w:sz w:val="24"/>
          <w:szCs w:val="24"/>
        </w:rPr>
      </w:pPr>
    </w:p>
    <w:p w14:paraId="06D14C07" w14:textId="77777777" w:rsidR="00735ECC" w:rsidRDefault="00735ECC">
      <w:pPr>
        <w:widowControl/>
        <w:autoSpaceDE/>
        <w:autoSpaceDN/>
        <w:spacing w:after="160" w:line="259" w:lineRule="auto"/>
        <w:ind w:firstLine="0"/>
        <w:jc w:val="left"/>
        <w:rPr>
          <w:sz w:val="24"/>
          <w:szCs w:val="24"/>
        </w:rPr>
      </w:pPr>
    </w:p>
    <w:p w14:paraId="265E58B9" w14:textId="77777777" w:rsidR="00735ECC" w:rsidRDefault="00735ECC">
      <w:pPr>
        <w:widowControl/>
        <w:autoSpaceDE/>
        <w:autoSpaceDN/>
        <w:spacing w:after="160" w:line="259" w:lineRule="auto"/>
        <w:ind w:firstLine="0"/>
        <w:jc w:val="left"/>
        <w:rPr>
          <w:sz w:val="24"/>
          <w:szCs w:val="24"/>
        </w:rPr>
      </w:pPr>
    </w:p>
    <w:p w14:paraId="5FFAC2C7" w14:textId="77777777" w:rsidR="0044305F" w:rsidRDefault="0044305F">
      <w:pPr>
        <w:widowControl/>
        <w:autoSpaceDE/>
        <w:autoSpaceDN/>
        <w:spacing w:after="160" w:line="259" w:lineRule="auto"/>
        <w:ind w:firstLine="0"/>
        <w:jc w:val="left"/>
        <w:rPr>
          <w:sz w:val="24"/>
          <w:szCs w:val="24"/>
        </w:rPr>
      </w:pPr>
    </w:p>
    <w:p w14:paraId="15CC5C78" w14:textId="5C2058C7" w:rsidR="00735ECC" w:rsidRDefault="0044305F">
      <w:pPr>
        <w:widowControl/>
        <w:autoSpaceDE/>
        <w:autoSpaceDN/>
        <w:spacing w:after="160" w:line="259" w:lineRule="auto"/>
        <w:ind w:firstLine="0"/>
        <w:jc w:val="left"/>
        <w:rPr>
          <w:sz w:val="24"/>
          <w:szCs w:val="24"/>
        </w:rPr>
      </w:pPr>
      <w:r>
        <w:rPr>
          <w:noProof/>
          <w:sz w:val="24"/>
          <w:szCs w:val="24"/>
          <w:lang w:val="pt-BR" w:eastAsia="pt-BR" w:bidi="ar-SA"/>
        </w:rPr>
        <w:drawing>
          <wp:anchor distT="0" distB="0" distL="114300" distR="114300" simplePos="0" relativeHeight="251665408" behindDoc="1" locked="0" layoutInCell="1" allowOverlap="1" wp14:anchorId="12C741E2" wp14:editId="26C48102">
            <wp:simplePos x="0" y="0"/>
            <wp:positionH relativeFrom="page">
              <wp:align>center</wp:align>
            </wp:positionH>
            <wp:positionV relativeFrom="paragraph">
              <wp:posOffset>45803</wp:posOffset>
            </wp:positionV>
            <wp:extent cx="3960000" cy="4320000"/>
            <wp:effectExtent l="0" t="0" r="2540" b="4445"/>
            <wp:wrapTight wrapText="bothSides">
              <wp:wrapPolygon edited="0">
                <wp:start x="0" y="0"/>
                <wp:lineTo x="0" y="21527"/>
                <wp:lineTo x="21510" y="21527"/>
                <wp:lineTo x="21510" y="0"/>
                <wp:lineTo x="0" y="0"/>
              </wp:wrapPolygon>
            </wp:wrapTight>
            <wp:docPr id="11" name="Imagem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ompra.jpe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3960000" cy="4320000"/>
                    </a:xfrm>
                    <a:prstGeom prst="rect">
                      <a:avLst/>
                    </a:prstGeom>
                  </pic:spPr>
                </pic:pic>
              </a:graphicData>
            </a:graphic>
          </wp:anchor>
        </w:drawing>
      </w:r>
    </w:p>
    <w:p w14:paraId="5C041633" w14:textId="0BCE5C93" w:rsidR="00735ECC" w:rsidRDefault="00735ECC">
      <w:pPr>
        <w:widowControl/>
        <w:autoSpaceDE/>
        <w:autoSpaceDN/>
        <w:spacing w:after="160" w:line="259" w:lineRule="auto"/>
        <w:ind w:firstLine="0"/>
        <w:jc w:val="left"/>
        <w:rPr>
          <w:sz w:val="24"/>
          <w:szCs w:val="24"/>
        </w:rPr>
      </w:pPr>
    </w:p>
    <w:p w14:paraId="0AA9B2DB" w14:textId="77777777" w:rsidR="0044305F" w:rsidRDefault="0044305F">
      <w:pPr>
        <w:widowControl/>
        <w:autoSpaceDE/>
        <w:autoSpaceDN/>
        <w:spacing w:after="160" w:line="259" w:lineRule="auto"/>
        <w:ind w:firstLine="0"/>
        <w:jc w:val="left"/>
        <w:rPr>
          <w:sz w:val="24"/>
          <w:szCs w:val="24"/>
        </w:rPr>
      </w:pPr>
    </w:p>
    <w:p w14:paraId="30361260" w14:textId="77777777" w:rsidR="0044305F" w:rsidRDefault="0044305F">
      <w:pPr>
        <w:widowControl/>
        <w:autoSpaceDE/>
        <w:autoSpaceDN/>
        <w:spacing w:after="160" w:line="259" w:lineRule="auto"/>
        <w:ind w:firstLine="0"/>
        <w:jc w:val="left"/>
        <w:rPr>
          <w:sz w:val="24"/>
          <w:szCs w:val="24"/>
        </w:rPr>
      </w:pPr>
    </w:p>
    <w:p w14:paraId="3279AEBD" w14:textId="77777777" w:rsidR="0044305F" w:rsidRDefault="0044305F">
      <w:pPr>
        <w:widowControl/>
        <w:autoSpaceDE/>
        <w:autoSpaceDN/>
        <w:spacing w:after="160" w:line="259" w:lineRule="auto"/>
        <w:ind w:firstLine="0"/>
        <w:jc w:val="left"/>
        <w:rPr>
          <w:sz w:val="24"/>
          <w:szCs w:val="24"/>
        </w:rPr>
      </w:pPr>
    </w:p>
    <w:p w14:paraId="5F65D11E" w14:textId="77777777" w:rsidR="0044305F" w:rsidRDefault="0044305F">
      <w:pPr>
        <w:widowControl/>
        <w:autoSpaceDE/>
        <w:autoSpaceDN/>
        <w:spacing w:after="160" w:line="259" w:lineRule="auto"/>
        <w:ind w:firstLine="0"/>
        <w:jc w:val="left"/>
        <w:rPr>
          <w:sz w:val="24"/>
          <w:szCs w:val="24"/>
        </w:rPr>
      </w:pPr>
    </w:p>
    <w:p w14:paraId="077621C3" w14:textId="77777777" w:rsidR="0044305F" w:rsidRDefault="0044305F">
      <w:pPr>
        <w:widowControl/>
        <w:autoSpaceDE/>
        <w:autoSpaceDN/>
        <w:spacing w:after="160" w:line="259" w:lineRule="auto"/>
        <w:ind w:firstLine="0"/>
        <w:jc w:val="left"/>
        <w:rPr>
          <w:sz w:val="24"/>
          <w:szCs w:val="24"/>
        </w:rPr>
      </w:pPr>
    </w:p>
    <w:p w14:paraId="23D47B9E" w14:textId="601457B8" w:rsidR="00735ECC" w:rsidRDefault="00735ECC">
      <w:pPr>
        <w:widowControl/>
        <w:autoSpaceDE/>
        <w:autoSpaceDN/>
        <w:spacing w:after="160" w:line="259" w:lineRule="auto"/>
        <w:ind w:firstLine="0"/>
        <w:jc w:val="left"/>
        <w:rPr>
          <w:sz w:val="24"/>
          <w:szCs w:val="24"/>
        </w:rPr>
      </w:pPr>
      <w:r>
        <w:rPr>
          <w:sz w:val="24"/>
          <w:szCs w:val="24"/>
        </w:rPr>
        <w:t>Pedido</w:t>
      </w:r>
    </w:p>
    <w:p w14:paraId="2997351D" w14:textId="77777777" w:rsidR="00735ECC" w:rsidRDefault="00735ECC">
      <w:pPr>
        <w:widowControl/>
        <w:autoSpaceDE/>
        <w:autoSpaceDN/>
        <w:spacing w:after="160" w:line="259" w:lineRule="auto"/>
        <w:ind w:firstLine="0"/>
        <w:jc w:val="left"/>
        <w:rPr>
          <w:sz w:val="24"/>
          <w:szCs w:val="24"/>
        </w:rPr>
      </w:pPr>
    </w:p>
    <w:p w14:paraId="28DD75C6" w14:textId="77777777" w:rsidR="00735ECC" w:rsidRDefault="00735ECC">
      <w:pPr>
        <w:widowControl/>
        <w:autoSpaceDE/>
        <w:autoSpaceDN/>
        <w:spacing w:after="160" w:line="259" w:lineRule="auto"/>
        <w:ind w:firstLine="0"/>
        <w:jc w:val="left"/>
        <w:rPr>
          <w:sz w:val="24"/>
          <w:szCs w:val="24"/>
        </w:rPr>
      </w:pPr>
    </w:p>
    <w:p w14:paraId="52FBF768" w14:textId="77777777" w:rsidR="00735ECC" w:rsidRDefault="00735ECC">
      <w:pPr>
        <w:widowControl/>
        <w:autoSpaceDE/>
        <w:autoSpaceDN/>
        <w:spacing w:after="160" w:line="259" w:lineRule="auto"/>
        <w:ind w:firstLine="0"/>
        <w:jc w:val="left"/>
        <w:rPr>
          <w:sz w:val="24"/>
          <w:szCs w:val="24"/>
        </w:rPr>
      </w:pPr>
    </w:p>
    <w:p w14:paraId="274F3FC0" w14:textId="77777777" w:rsidR="00735ECC" w:rsidRDefault="00735ECC">
      <w:pPr>
        <w:widowControl/>
        <w:autoSpaceDE/>
        <w:autoSpaceDN/>
        <w:spacing w:after="160" w:line="259" w:lineRule="auto"/>
        <w:ind w:firstLine="0"/>
        <w:jc w:val="left"/>
        <w:rPr>
          <w:sz w:val="24"/>
          <w:szCs w:val="24"/>
        </w:rPr>
      </w:pPr>
    </w:p>
    <w:p w14:paraId="264D82F7" w14:textId="77777777" w:rsidR="00735ECC" w:rsidRDefault="00735ECC">
      <w:pPr>
        <w:widowControl/>
        <w:autoSpaceDE/>
        <w:autoSpaceDN/>
        <w:spacing w:after="160" w:line="259" w:lineRule="auto"/>
        <w:ind w:firstLine="0"/>
        <w:jc w:val="left"/>
        <w:rPr>
          <w:sz w:val="24"/>
          <w:szCs w:val="24"/>
        </w:rPr>
      </w:pPr>
    </w:p>
    <w:p w14:paraId="06A60BE2" w14:textId="77777777" w:rsidR="00735ECC" w:rsidRDefault="00735ECC">
      <w:pPr>
        <w:widowControl/>
        <w:autoSpaceDE/>
        <w:autoSpaceDN/>
        <w:spacing w:after="160" w:line="259" w:lineRule="auto"/>
        <w:ind w:firstLine="0"/>
        <w:jc w:val="left"/>
        <w:rPr>
          <w:sz w:val="24"/>
          <w:szCs w:val="24"/>
        </w:rPr>
      </w:pPr>
    </w:p>
    <w:p w14:paraId="7A7DA719" w14:textId="41805C20" w:rsidR="0044305F" w:rsidRDefault="0044305F">
      <w:pPr>
        <w:widowControl/>
        <w:autoSpaceDE/>
        <w:autoSpaceDN/>
        <w:spacing w:after="160" w:line="259" w:lineRule="auto"/>
        <w:ind w:firstLine="0"/>
        <w:jc w:val="left"/>
        <w:rPr>
          <w:sz w:val="24"/>
          <w:szCs w:val="24"/>
        </w:rPr>
      </w:pPr>
    </w:p>
    <w:p w14:paraId="745AFCC8" w14:textId="77777777" w:rsidR="0044305F" w:rsidRDefault="0044305F">
      <w:pPr>
        <w:widowControl/>
        <w:autoSpaceDE/>
        <w:autoSpaceDN/>
        <w:spacing w:after="160" w:line="259" w:lineRule="auto"/>
        <w:ind w:firstLine="0"/>
        <w:jc w:val="left"/>
        <w:rPr>
          <w:sz w:val="24"/>
          <w:szCs w:val="24"/>
        </w:rPr>
      </w:pPr>
    </w:p>
    <w:p w14:paraId="6418F4A2" w14:textId="62458B53" w:rsidR="0044305F" w:rsidRDefault="0044305F">
      <w:pPr>
        <w:widowControl/>
        <w:autoSpaceDE/>
        <w:autoSpaceDN/>
        <w:spacing w:after="160" w:line="259" w:lineRule="auto"/>
        <w:ind w:firstLine="0"/>
        <w:jc w:val="left"/>
        <w:rPr>
          <w:sz w:val="24"/>
          <w:szCs w:val="24"/>
        </w:rPr>
      </w:pPr>
      <w:r>
        <w:rPr>
          <w:noProof/>
          <w:sz w:val="24"/>
          <w:szCs w:val="24"/>
          <w:lang w:val="pt-BR" w:eastAsia="pt-BR" w:bidi="ar-SA"/>
        </w:rPr>
        <w:drawing>
          <wp:anchor distT="0" distB="0" distL="114300" distR="114300" simplePos="0" relativeHeight="251666432" behindDoc="1" locked="0" layoutInCell="1" allowOverlap="1" wp14:anchorId="310EA12F" wp14:editId="20FED535">
            <wp:simplePos x="0" y="0"/>
            <wp:positionH relativeFrom="page">
              <wp:align>center</wp:align>
            </wp:positionH>
            <wp:positionV relativeFrom="page">
              <wp:posOffset>911750</wp:posOffset>
            </wp:positionV>
            <wp:extent cx="3959860" cy="4319905"/>
            <wp:effectExtent l="0" t="0" r="2540" b="4445"/>
            <wp:wrapTight wrapText="bothSides">
              <wp:wrapPolygon edited="0">
                <wp:start x="0" y="0"/>
                <wp:lineTo x="0" y="21527"/>
                <wp:lineTo x="21510" y="21527"/>
                <wp:lineTo x="21510" y="0"/>
                <wp:lineTo x="0" y="0"/>
              </wp:wrapPolygon>
            </wp:wrapTight>
            <wp:docPr id="13" name="Imagem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finalPedido.jpe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3959860" cy="4319905"/>
                    </a:xfrm>
                    <a:prstGeom prst="rect">
                      <a:avLst/>
                    </a:prstGeom>
                  </pic:spPr>
                </pic:pic>
              </a:graphicData>
            </a:graphic>
          </wp:anchor>
        </w:drawing>
      </w:r>
    </w:p>
    <w:p w14:paraId="0C3913CB" w14:textId="76C57921" w:rsidR="0044305F" w:rsidRDefault="0044305F">
      <w:pPr>
        <w:widowControl/>
        <w:autoSpaceDE/>
        <w:autoSpaceDN/>
        <w:spacing w:after="160" w:line="259" w:lineRule="auto"/>
        <w:ind w:firstLine="0"/>
        <w:jc w:val="left"/>
        <w:rPr>
          <w:sz w:val="24"/>
          <w:szCs w:val="24"/>
        </w:rPr>
      </w:pPr>
    </w:p>
    <w:p w14:paraId="7A9B4E7A" w14:textId="77777777" w:rsidR="0044305F" w:rsidRDefault="0044305F">
      <w:pPr>
        <w:widowControl/>
        <w:autoSpaceDE/>
        <w:autoSpaceDN/>
        <w:spacing w:after="160" w:line="259" w:lineRule="auto"/>
        <w:ind w:firstLine="0"/>
        <w:jc w:val="left"/>
        <w:rPr>
          <w:sz w:val="24"/>
          <w:szCs w:val="24"/>
        </w:rPr>
      </w:pPr>
    </w:p>
    <w:p w14:paraId="3A5DB949" w14:textId="77777777" w:rsidR="0044305F" w:rsidRDefault="0044305F">
      <w:pPr>
        <w:widowControl/>
        <w:autoSpaceDE/>
        <w:autoSpaceDN/>
        <w:spacing w:after="160" w:line="259" w:lineRule="auto"/>
        <w:ind w:firstLine="0"/>
        <w:jc w:val="left"/>
        <w:rPr>
          <w:sz w:val="24"/>
          <w:szCs w:val="24"/>
        </w:rPr>
      </w:pPr>
    </w:p>
    <w:p w14:paraId="0875CC1F" w14:textId="77777777" w:rsidR="0044305F" w:rsidRDefault="0044305F">
      <w:pPr>
        <w:widowControl/>
        <w:autoSpaceDE/>
        <w:autoSpaceDN/>
        <w:spacing w:after="160" w:line="259" w:lineRule="auto"/>
        <w:ind w:firstLine="0"/>
        <w:jc w:val="left"/>
        <w:rPr>
          <w:sz w:val="24"/>
          <w:szCs w:val="24"/>
        </w:rPr>
      </w:pPr>
    </w:p>
    <w:p w14:paraId="53F2A495" w14:textId="77777777" w:rsidR="0044305F" w:rsidRDefault="0044305F">
      <w:pPr>
        <w:widowControl/>
        <w:autoSpaceDE/>
        <w:autoSpaceDN/>
        <w:spacing w:after="160" w:line="259" w:lineRule="auto"/>
        <w:ind w:firstLine="0"/>
        <w:jc w:val="left"/>
        <w:rPr>
          <w:sz w:val="24"/>
          <w:szCs w:val="24"/>
        </w:rPr>
      </w:pPr>
    </w:p>
    <w:p w14:paraId="1783412D" w14:textId="77777777" w:rsidR="0044305F" w:rsidRDefault="0044305F">
      <w:pPr>
        <w:widowControl/>
        <w:autoSpaceDE/>
        <w:autoSpaceDN/>
        <w:spacing w:after="160" w:line="259" w:lineRule="auto"/>
        <w:ind w:firstLine="0"/>
        <w:jc w:val="left"/>
        <w:rPr>
          <w:sz w:val="24"/>
          <w:szCs w:val="24"/>
        </w:rPr>
      </w:pPr>
    </w:p>
    <w:p w14:paraId="07874914" w14:textId="1EA0BD1A" w:rsidR="00735ECC" w:rsidRDefault="0044305F">
      <w:pPr>
        <w:widowControl/>
        <w:autoSpaceDE/>
        <w:autoSpaceDN/>
        <w:spacing w:after="160" w:line="259" w:lineRule="auto"/>
        <w:ind w:firstLine="0"/>
        <w:jc w:val="left"/>
        <w:rPr>
          <w:sz w:val="24"/>
          <w:szCs w:val="24"/>
        </w:rPr>
      </w:pPr>
      <w:r>
        <w:rPr>
          <w:sz w:val="24"/>
          <w:szCs w:val="24"/>
        </w:rPr>
        <w:t>Compra</w:t>
      </w:r>
    </w:p>
    <w:p w14:paraId="6C0B4B25" w14:textId="77777777" w:rsidR="00735ECC" w:rsidRDefault="00735ECC">
      <w:pPr>
        <w:widowControl/>
        <w:autoSpaceDE/>
        <w:autoSpaceDN/>
        <w:spacing w:after="160" w:line="259" w:lineRule="auto"/>
        <w:ind w:firstLine="0"/>
        <w:jc w:val="left"/>
        <w:rPr>
          <w:sz w:val="24"/>
          <w:szCs w:val="24"/>
        </w:rPr>
      </w:pPr>
    </w:p>
    <w:p w14:paraId="084EC434" w14:textId="77777777" w:rsidR="00735ECC" w:rsidRDefault="00735ECC">
      <w:pPr>
        <w:widowControl/>
        <w:autoSpaceDE/>
        <w:autoSpaceDN/>
        <w:spacing w:after="160" w:line="259" w:lineRule="auto"/>
        <w:ind w:firstLine="0"/>
        <w:jc w:val="left"/>
        <w:rPr>
          <w:sz w:val="24"/>
          <w:szCs w:val="24"/>
        </w:rPr>
      </w:pPr>
    </w:p>
    <w:p w14:paraId="50C9B8CF" w14:textId="77777777" w:rsidR="00735ECC" w:rsidRDefault="00735ECC">
      <w:pPr>
        <w:widowControl/>
        <w:autoSpaceDE/>
        <w:autoSpaceDN/>
        <w:spacing w:after="160" w:line="259" w:lineRule="auto"/>
        <w:ind w:firstLine="0"/>
        <w:jc w:val="left"/>
        <w:rPr>
          <w:sz w:val="24"/>
          <w:szCs w:val="24"/>
        </w:rPr>
      </w:pPr>
    </w:p>
    <w:p w14:paraId="65C3C6B2" w14:textId="77777777" w:rsidR="00735ECC" w:rsidRDefault="00735ECC">
      <w:pPr>
        <w:widowControl/>
        <w:autoSpaceDE/>
        <w:autoSpaceDN/>
        <w:spacing w:after="160" w:line="259" w:lineRule="auto"/>
        <w:ind w:firstLine="0"/>
        <w:jc w:val="left"/>
        <w:rPr>
          <w:sz w:val="24"/>
          <w:szCs w:val="24"/>
        </w:rPr>
      </w:pPr>
    </w:p>
    <w:p w14:paraId="22AA9147" w14:textId="77777777" w:rsidR="00735ECC" w:rsidRDefault="00735ECC">
      <w:pPr>
        <w:widowControl/>
        <w:autoSpaceDE/>
        <w:autoSpaceDN/>
        <w:spacing w:after="160" w:line="259" w:lineRule="auto"/>
        <w:ind w:firstLine="0"/>
        <w:jc w:val="left"/>
        <w:rPr>
          <w:sz w:val="24"/>
          <w:szCs w:val="24"/>
        </w:rPr>
      </w:pPr>
    </w:p>
    <w:p w14:paraId="049418E1" w14:textId="77777777" w:rsidR="00735ECC" w:rsidRDefault="00735ECC">
      <w:pPr>
        <w:widowControl/>
        <w:autoSpaceDE/>
        <w:autoSpaceDN/>
        <w:spacing w:after="160" w:line="259" w:lineRule="auto"/>
        <w:ind w:firstLine="0"/>
        <w:jc w:val="left"/>
        <w:rPr>
          <w:sz w:val="24"/>
          <w:szCs w:val="24"/>
        </w:rPr>
      </w:pPr>
    </w:p>
    <w:p w14:paraId="7F467427" w14:textId="21680DB4" w:rsidR="00735ECC" w:rsidRDefault="00735ECC">
      <w:pPr>
        <w:widowControl/>
        <w:autoSpaceDE/>
        <w:autoSpaceDN/>
        <w:spacing w:after="160" w:line="259" w:lineRule="auto"/>
        <w:ind w:firstLine="0"/>
        <w:jc w:val="left"/>
        <w:rPr>
          <w:sz w:val="24"/>
          <w:szCs w:val="24"/>
        </w:rPr>
      </w:pPr>
    </w:p>
    <w:p w14:paraId="2FE26844" w14:textId="1BC6C32F" w:rsidR="0044305F" w:rsidRDefault="0044305F">
      <w:pPr>
        <w:widowControl/>
        <w:autoSpaceDE/>
        <w:autoSpaceDN/>
        <w:spacing w:after="160" w:line="259" w:lineRule="auto"/>
        <w:ind w:firstLine="0"/>
        <w:jc w:val="left"/>
        <w:rPr>
          <w:sz w:val="24"/>
          <w:szCs w:val="24"/>
        </w:rPr>
      </w:pPr>
    </w:p>
    <w:p w14:paraId="333AAAAE" w14:textId="6CB2AF6C" w:rsidR="0044305F" w:rsidRDefault="0044305F">
      <w:pPr>
        <w:widowControl/>
        <w:autoSpaceDE/>
        <w:autoSpaceDN/>
        <w:spacing w:after="160" w:line="259" w:lineRule="auto"/>
        <w:ind w:firstLine="0"/>
        <w:jc w:val="left"/>
        <w:rPr>
          <w:sz w:val="24"/>
          <w:szCs w:val="24"/>
        </w:rPr>
      </w:pPr>
    </w:p>
    <w:p w14:paraId="1E00B6C0" w14:textId="1C6FA89D" w:rsidR="0044305F" w:rsidRDefault="0044305F">
      <w:pPr>
        <w:widowControl/>
        <w:autoSpaceDE/>
        <w:autoSpaceDN/>
        <w:spacing w:after="160" w:line="259" w:lineRule="auto"/>
        <w:ind w:firstLine="0"/>
        <w:jc w:val="left"/>
        <w:rPr>
          <w:sz w:val="24"/>
          <w:szCs w:val="24"/>
        </w:rPr>
      </w:pPr>
    </w:p>
    <w:p w14:paraId="02A43FBE" w14:textId="722E120B" w:rsidR="0044305F" w:rsidRDefault="0044305F">
      <w:pPr>
        <w:widowControl/>
        <w:autoSpaceDE/>
        <w:autoSpaceDN/>
        <w:spacing w:after="160" w:line="259" w:lineRule="auto"/>
        <w:ind w:firstLine="0"/>
        <w:jc w:val="left"/>
        <w:rPr>
          <w:sz w:val="24"/>
          <w:szCs w:val="24"/>
        </w:rPr>
      </w:pPr>
    </w:p>
    <w:p w14:paraId="6C772EC6" w14:textId="334A5FBC" w:rsidR="0044305F" w:rsidRDefault="0044305F">
      <w:pPr>
        <w:widowControl/>
        <w:autoSpaceDE/>
        <w:autoSpaceDN/>
        <w:spacing w:after="160" w:line="259" w:lineRule="auto"/>
        <w:ind w:firstLine="0"/>
        <w:jc w:val="left"/>
        <w:rPr>
          <w:sz w:val="24"/>
          <w:szCs w:val="24"/>
        </w:rPr>
      </w:pPr>
    </w:p>
    <w:p w14:paraId="4747883D" w14:textId="1E4256F1" w:rsidR="0044305F" w:rsidRDefault="0044305F">
      <w:pPr>
        <w:widowControl/>
        <w:autoSpaceDE/>
        <w:autoSpaceDN/>
        <w:spacing w:after="160" w:line="259" w:lineRule="auto"/>
        <w:ind w:firstLine="0"/>
        <w:jc w:val="left"/>
        <w:rPr>
          <w:sz w:val="24"/>
          <w:szCs w:val="24"/>
        </w:rPr>
      </w:pPr>
    </w:p>
    <w:p w14:paraId="720E19AA" w14:textId="21FB7EDA" w:rsidR="0044305F" w:rsidRDefault="0044305F">
      <w:pPr>
        <w:widowControl/>
        <w:autoSpaceDE/>
        <w:autoSpaceDN/>
        <w:spacing w:after="160" w:line="259" w:lineRule="auto"/>
        <w:ind w:firstLine="0"/>
        <w:jc w:val="left"/>
        <w:rPr>
          <w:sz w:val="24"/>
          <w:szCs w:val="24"/>
        </w:rPr>
      </w:pPr>
    </w:p>
    <w:p w14:paraId="483E40D8" w14:textId="174A7B88" w:rsidR="0044305F" w:rsidRDefault="0044305F">
      <w:pPr>
        <w:widowControl/>
        <w:autoSpaceDE/>
        <w:autoSpaceDN/>
        <w:spacing w:after="160" w:line="259" w:lineRule="auto"/>
        <w:ind w:firstLine="0"/>
        <w:jc w:val="left"/>
        <w:rPr>
          <w:sz w:val="24"/>
          <w:szCs w:val="24"/>
        </w:rPr>
      </w:pPr>
    </w:p>
    <w:p w14:paraId="1F71DAD0" w14:textId="6DE41F32" w:rsidR="0044305F" w:rsidRDefault="0044305F">
      <w:pPr>
        <w:widowControl/>
        <w:autoSpaceDE/>
        <w:autoSpaceDN/>
        <w:spacing w:after="160" w:line="259" w:lineRule="auto"/>
        <w:ind w:firstLine="0"/>
        <w:jc w:val="left"/>
        <w:rPr>
          <w:sz w:val="24"/>
          <w:szCs w:val="24"/>
        </w:rPr>
      </w:pPr>
    </w:p>
    <w:p w14:paraId="638DC5DC" w14:textId="50EC7D23" w:rsidR="0044305F" w:rsidRDefault="0044305F">
      <w:pPr>
        <w:widowControl/>
        <w:autoSpaceDE/>
        <w:autoSpaceDN/>
        <w:spacing w:after="160" w:line="259" w:lineRule="auto"/>
        <w:ind w:firstLine="0"/>
        <w:jc w:val="left"/>
        <w:rPr>
          <w:sz w:val="24"/>
          <w:szCs w:val="24"/>
        </w:rPr>
      </w:pPr>
    </w:p>
    <w:p w14:paraId="1B8976FE" w14:textId="03A6A87F" w:rsidR="0044305F" w:rsidRDefault="0044305F">
      <w:pPr>
        <w:widowControl/>
        <w:autoSpaceDE/>
        <w:autoSpaceDN/>
        <w:spacing w:after="160" w:line="259" w:lineRule="auto"/>
        <w:ind w:firstLine="0"/>
        <w:jc w:val="left"/>
        <w:rPr>
          <w:sz w:val="24"/>
          <w:szCs w:val="24"/>
        </w:rPr>
      </w:pPr>
    </w:p>
    <w:p w14:paraId="2B9AC8C9" w14:textId="6C1586C8" w:rsidR="0044305F" w:rsidRDefault="0044305F">
      <w:pPr>
        <w:widowControl/>
        <w:autoSpaceDE/>
        <w:autoSpaceDN/>
        <w:spacing w:after="160" w:line="259" w:lineRule="auto"/>
        <w:ind w:firstLine="0"/>
        <w:jc w:val="left"/>
        <w:rPr>
          <w:sz w:val="24"/>
          <w:szCs w:val="24"/>
        </w:rPr>
      </w:pPr>
    </w:p>
    <w:p w14:paraId="10E0969A" w14:textId="12FE53CF" w:rsidR="0044305F" w:rsidRDefault="0044305F">
      <w:pPr>
        <w:widowControl/>
        <w:autoSpaceDE/>
        <w:autoSpaceDN/>
        <w:spacing w:after="160" w:line="259" w:lineRule="auto"/>
        <w:ind w:firstLine="0"/>
        <w:jc w:val="left"/>
        <w:rPr>
          <w:sz w:val="24"/>
          <w:szCs w:val="24"/>
        </w:rPr>
      </w:pPr>
    </w:p>
    <w:p w14:paraId="41E1F913" w14:textId="151D35AE" w:rsidR="0044305F" w:rsidRDefault="0044305F">
      <w:pPr>
        <w:widowControl/>
        <w:autoSpaceDE/>
        <w:autoSpaceDN/>
        <w:spacing w:after="160" w:line="259" w:lineRule="auto"/>
        <w:ind w:firstLine="0"/>
        <w:jc w:val="left"/>
        <w:rPr>
          <w:sz w:val="24"/>
          <w:szCs w:val="24"/>
        </w:rPr>
      </w:pPr>
    </w:p>
    <w:p w14:paraId="1CA11DA5" w14:textId="77777777" w:rsidR="0044305F" w:rsidRDefault="0044305F">
      <w:pPr>
        <w:widowControl/>
        <w:autoSpaceDE/>
        <w:autoSpaceDN/>
        <w:spacing w:after="160" w:line="259" w:lineRule="auto"/>
        <w:ind w:firstLine="0"/>
        <w:jc w:val="left"/>
        <w:rPr>
          <w:sz w:val="24"/>
          <w:szCs w:val="24"/>
        </w:rPr>
      </w:pPr>
    </w:p>
    <w:p w14:paraId="4CE2ED76" w14:textId="77777777" w:rsidR="00735ECC" w:rsidRDefault="00735ECC">
      <w:pPr>
        <w:widowControl/>
        <w:autoSpaceDE/>
        <w:autoSpaceDN/>
        <w:spacing w:after="160" w:line="259" w:lineRule="auto"/>
        <w:ind w:firstLine="0"/>
        <w:jc w:val="left"/>
        <w:rPr>
          <w:sz w:val="24"/>
          <w:szCs w:val="24"/>
        </w:rPr>
      </w:pPr>
    </w:p>
    <w:p w14:paraId="38BC93EC" w14:textId="77777777" w:rsidR="00764354" w:rsidRPr="00C05F0D" w:rsidRDefault="00764354" w:rsidP="00764354">
      <w:pPr>
        <w:pStyle w:val="PargrafodaLista"/>
        <w:ind w:left="1531" w:firstLine="0"/>
        <w:rPr>
          <w:sz w:val="24"/>
          <w:szCs w:val="24"/>
        </w:rPr>
      </w:pPr>
    </w:p>
    <w:p w14:paraId="35838639" w14:textId="77777777" w:rsidR="001B3B08" w:rsidRPr="001B3B08" w:rsidRDefault="001B3B08" w:rsidP="001B3B08">
      <w:pPr>
        <w:pStyle w:val="Ttulo1"/>
        <w:numPr>
          <w:ilvl w:val="0"/>
          <w:numId w:val="10"/>
        </w:numPr>
      </w:pPr>
      <w:bookmarkStart w:id="267" w:name="_Toc73955825"/>
      <w:commentRangeStart w:id="268"/>
      <w:r>
        <w:t>BIBLIOGRAFICA</w:t>
      </w:r>
      <w:bookmarkEnd w:id="267"/>
      <w:commentRangeEnd w:id="268"/>
      <w:r w:rsidR="00C35C00">
        <w:rPr>
          <w:rStyle w:val="Refdecomentrio"/>
          <w:b w:val="0"/>
          <w:bCs w:val="0"/>
        </w:rPr>
        <w:commentReference w:id="268"/>
      </w:r>
    </w:p>
    <w:p w14:paraId="11C1091C" w14:textId="58D63FF2" w:rsidR="001B3B08" w:rsidRPr="005D02A2" w:rsidDel="005D02A2" w:rsidRDefault="001B3B08" w:rsidP="005D02A2">
      <w:pPr>
        <w:pStyle w:val="PargrafodaLista"/>
        <w:ind w:left="1069" w:firstLine="0"/>
        <w:rPr>
          <w:del w:id="269" w:author="Isadora de Araujo Barbosa Ribeiro" w:date="2021-06-13T22:25:00Z"/>
          <w:b/>
          <w:sz w:val="24"/>
          <w:szCs w:val="24"/>
          <w:rPrChange w:id="270" w:author="Isadora de Araujo Barbosa Ribeiro" w:date="2021-06-13T22:25:00Z">
            <w:rPr>
              <w:del w:id="271" w:author="Isadora de Araujo Barbosa Ribeiro" w:date="2021-06-13T22:25:00Z"/>
              <w:b/>
              <w:sz w:val="32"/>
              <w:szCs w:val="32"/>
            </w:rPr>
          </w:rPrChange>
        </w:rPr>
        <w:pPrChange w:id="272" w:author="Isadora de Araujo Barbosa Ribeiro" w:date="2021-06-13T22:32:00Z">
          <w:pPr>
            <w:pStyle w:val="PargrafodaLista"/>
            <w:ind w:left="1069" w:firstLine="0"/>
          </w:pPr>
        </w:pPrChange>
      </w:pPr>
    </w:p>
    <w:p w14:paraId="456AD8FA" w14:textId="2F12D9BF" w:rsidR="005D02A2" w:rsidRDefault="006838E9" w:rsidP="005D02A2">
      <w:pPr>
        <w:pStyle w:val="PargrafodaLista"/>
        <w:ind w:left="1069" w:firstLine="0"/>
        <w:rPr>
          <w:ins w:id="273" w:author="Isadora de Araujo Barbosa Ribeiro" w:date="2021-06-13T22:30:00Z"/>
          <w:rFonts w:ascii="Segoe UI" w:hAnsi="Segoe UI" w:cs="Segoe UI"/>
          <w:sz w:val="26"/>
          <w:szCs w:val="26"/>
          <w:shd w:val="clear" w:color="auto" w:fill="FFFFFF"/>
        </w:rPr>
        <w:pPrChange w:id="274" w:author="Isadora de Araujo Barbosa Ribeiro" w:date="2021-06-13T22:32:00Z">
          <w:pPr>
            <w:pStyle w:val="PargrafodaLista"/>
            <w:ind w:left="1069" w:firstLine="0"/>
          </w:pPr>
        </w:pPrChange>
      </w:pPr>
      <w:ins w:id="275" w:author="Isadora de Araujo Barbosa Ribeiro" w:date="2021-06-13T22:22:00Z">
        <w:r w:rsidRPr="005D02A2">
          <w:rPr>
            <w:rFonts w:ascii="Segoe UI" w:hAnsi="Segoe UI" w:cs="Segoe UI"/>
            <w:b/>
            <w:sz w:val="26"/>
            <w:szCs w:val="26"/>
            <w:shd w:val="clear" w:color="auto" w:fill="FFFFFF"/>
            <w:rPrChange w:id="276" w:author="Isadora de Araujo Barbosa Ribeiro" w:date="2021-06-13T22:25:00Z">
              <w:rPr>
                <w:rFonts w:ascii="Segoe UI" w:hAnsi="Segoe UI" w:cs="Segoe UI"/>
                <w:color w:val="555555"/>
                <w:sz w:val="26"/>
                <w:szCs w:val="26"/>
                <w:shd w:val="clear" w:color="auto" w:fill="FFFFFF"/>
              </w:rPr>
            </w:rPrChange>
          </w:rPr>
          <w:t>Araújo dos Santos</w:t>
        </w:r>
      </w:ins>
      <w:ins w:id="277" w:author="Isadora de Araujo Barbosa Ribeiro" w:date="2021-06-13T22:21:00Z">
        <w:r w:rsidRPr="005D02A2">
          <w:rPr>
            <w:rFonts w:ascii="Segoe UI" w:hAnsi="Segoe UI" w:cs="Segoe UI"/>
            <w:b/>
            <w:sz w:val="26"/>
            <w:szCs w:val="26"/>
            <w:shd w:val="clear" w:color="auto" w:fill="FFFFFF"/>
            <w:rPrChange w:id="278" w:author="Isadora de Araujo Barbosa Ribeiro" w:date="2021-06-13T22:25:00Z">
              <w:rPr>
                <w:rFonts w:ascii="Segoe UI" w:hAnsi="Segoe UI" w:cs="Segoe UI"/>
                <w:color w:val="555555"/>
                <w:sz w:val="26"/>
                <w:szCs w:val="26"/>
                <w:shd w:val="clear" w:color="auto" w:fill="FFFFFF"/>
              </w:rPr>
            </w:rPrChange>
          </w:rPr>
          <w:t xml:space="preserve">, </w:t>
        </w:r>
      </w:ins>
      <w:ins w:id="279" w:author="Isadora de Araujo Barbosa Ribeiro" w:date="2021-06-13T22:22:00Z">
        <w:r w:rsidRPr="005D02A2">
          <w:rPr>
            <w:rFonts w:ascii="Segoe UI" w:hAnsi="Segoe UI" w:cs="Segoe UI"/>
            <w:b/>
            <w:sz w:val="26"/>
            <w:szCs w:val="26"/>
            <w:shd w:val="clear" w:color="auto" w:fill="FFFFFF"/>
            <w:rPrChange w:id="280" w:author="Isadora de Araujo Barbosa Ribeiro" w:date="2021-06-13T22:25:00Z">
              <w:rPr>
                <w:rFonts w:ascii="Segoe UI" w:hAnsi="Segoe UI" w:cs="Segoe UI"/>
                <w:color w:val="555555"/>
                <w:sz w:val="26"/>
                <w:szCs w:val="26"/>
                <w:shd w:val="clear" w:color="auto" w:fill="FFFFFF"/>
              </w:rPr>
            </w:rPrChange>
          </w:rPr>
          <w:t>Ruama</w:t>
        </w:r>
      </w:ins>
      <w:ins w:id="281" w:author="Isadora de Araujo Barbosa Ribeiro" w:date="2021-06-13T22:21:00Z">
        <w:r w:rsidRPr="005D02A2">
          <w:rPr>
            <w:rFonts w:ascii="Segoe UI" w:hAnsi="Segoe UI" w:cs="Segoe UI"/>
            <w:sz w:val="26"/>
            <w:szCs w:val="26"/>
            <w:shd w:val="clear" w:color="auto" w:fill="FFFFFF"/>
            <w:rPrChange w:id="282" w:author="Isadora de Araujo Barbosa Ribeiro" w:date="2021-06-13T22:25:00Z">
              <w:rPr>
                <w:rFonts w:ascii="Segoe UI" w:hAnsi="Segoe UI" w:cs="Segoe UI"/>
                <w:color w:val="555555"/>
                <w:sz w:val="26"/>
                <w:szCs w:val="26"/>
                <w:shd w:val="clear" w:color="auto" w:fill="FFFFFF"/>
              </w:rPr>
            </w:rPrChange>
          </w:rPr>
          <w:t xml:space="preserve">. </w:t>
        </w:r>
      </w:ins>
      <w:ins w:id="283" w:author="Isadora de Araujo Barbosa Ribeiro" w:date="2021-06-13T22:22:00Z">
        <w:r w:rsidR="005D02A2" w:rsidRPr="005D02A2">
          <w:rPr>
            <w:rFonts w:ascii="Segoe UI" w:hAnsi="Segoe UI" w:cs="Segoe UI"/>
            <w:i/>
            <w:sz w:val="26"/>
            <w:szCs w:val="26"/>
            <w:shd w:val="clear" w:color="auto" w:fill="FFFFFF"/>
            <w:rPrChange w:id="284" w:author="Isadora de Araujo Barbosa Ribeiro" w:date="2021-06-13T22:25:00Z">
              <w:rPr>
                <w:rFonts w:ascii="Segoe UI" w:hAnsi="Segoe UI" w:cs="Segoe UI"/>
                <w:color w:val="555555"/>
                <w:sz w:val="26"/>
                <w:szCs w:val="26"/>
                <w:shd w:val="clear" w:color="auto" w:fill="FFFFFF"/>
              </w:rPr>
            </w:rPrChange>
          </w:rPr>
          <w:t>Mercado de Alimentação Fora do Lar</w:t>
        </w:r>
        <w:r w:rsidR="005D02A2" w:rsidRPr="005D02A2">
          <w:rPr>
            <w:rFonts w:ascii="Segoe UI" w:hAnsi="Segoe UI" w:cs="Segoe UI"/>
            <w:sz w:val="26"/>
            <w:szCs w:val="26"/>
            <w:shd w:val="clear" w:color="auto" w:fill="FFFFFF"/>
            <w:rPrChange w:id="285" w:author="Isadora de Araujo Barbosa Ribeiro" w:date="2021-06-13T22:25:00Z">
              <w:rPr>
                <w:rFonts w:ascii="Segoe UI" w:hAnsi="Segoe UI" w:cs="Segoe UI"/>
                <w:color w:val="555555"/>
                <w:sz w:val="26"/>
                <w:szCs w:val="26"/>
                <w:shd w:val="clear" w:color="auto" w:fill="FFFFFF"/>
              </w:rPr>
            </w:rPrChange>
          </w:rPr>
          <w:t>.</w:t>
        </w:r>
      </w:ins>
      <w:ins w:id="286" w:author="Isadora de Araujo Barbosa Ribeiro" w:date="2021-06-13T22:21:00Z">
        <w:r w:rsidRPr="005D02A2">
          <w:rPr>
            <w:rFonts w:ascii="Segoe UI" w:hAnsi="Segoe UI" w:cs="Segoe UI"/>
            <w:sz w:val="26"/>
            <w:szCs w:val="26"/>
            <w:shd w:val="clear" w:color="auto" w:fill="FFFFFF"/>
            <w:rPrChange w:id="287" w:author="Isadora de Araujo Barbosa Ribeiro" w:date="2021-06-13T22:25:00Z">
              <w:rPr>
                <w:rFonts w:ascii="Segoe UI" w:hAnsi="Segoe UI" w:cs="Segoe UI"/>
                <w:color w:val="555555"/>
                <w:sz w:val="26"/>
                <w:szCs w:val="26"/>
                <w:shd w:val="clear" w:color="auto" w:fill="FFFFFF"/>
              </w:rPr>
            </w:rPrChange>
          </w:rPr>
          <w:t> </w:t>
        </w:r>
      </w:ins>
      <w:ins w:id="288" w:author="Isadora de Araujo Barbosa Ribeiro" w:date="2021-06-13T22:22:00Z">
        <w:r w:rsidR="005D02A2" w:rsidRPr="005D02A2">
          <w:rPr>
            <w:rStyle w:val="Forte"/>
            <w:rFonts w:ascii="Segoe UI" w:hAnsi="Segoe UI" w:cs="Segoe UI"/>
            <w:sz w:val="26"/>
            <w:szCs w:val="26"/>
            <w:shd w:val="clear" w:color="auto" w:fill="FFFFFF"/>
            <w:rPrChange w:id="289" w:author="Isadora de Araujo Barbosa Ribeiro" w:date="2021-06-13T22:25:00Z">
              <w:rPr>
                <w:rStyle w:val="Forte"/>
                <w:rFonts w:ascii="Segoe UI" w:hAnsi="Segoe UI" w:cs="Segoe UI"/>
                <w:color w:val="555555"/>
                <w:sz w:val="26"/>
                <w:szCs w:val="26"/>
                <w:shd w:val="clear" w:color="auto" w:fill="FFFFFF"/>
              </w:rPr>
            </w:rPrChange>
          </w:rPr>
          <w:t>Acre</w:t>
        </w:r>
      </w:ins>
      <w:ins w:id="290" w:author="Isadora de Araujo Barbosa Ribeiro" w:date="2021-06-13T22:21:00Z">
        <w:r w:rsidR="005D02A2" w:rsidRPr="005D02A2">
          <w:rPr>
            <w:rFonts w:ascii="Segoe UI" w:hAnsi="Segoe UI" w:cs="Segoe UI"/>
            <w:sz w:val="26"/>
            <w:szCs w:val="26"/>
            <w:shd w:val="clear" w:color="auto" w:fill="FFFFFF"/>
            <w:rPrChange w:id="291" w:author="Isadora de Araujo Barbosa Ribeiro" w:date="2021-06-13T22:25:00Z">
              <w:rPr>
                <w:rFonts w:ascii="Segoe UI" w:hAnsi="Segoe UI" w:cs="Segoe UI"/>
                <w:color w:val="555555"/>
                <w:sz w:val="26"/>
                <w:szCs w:val="26"/>
                <w:shd w:val="clear" w:color="auto" w:fill="FFFFFF"/>
              </w:rPr>
            </w:rPrChange>
          </w:rPr>
          <w:t xml:space="preserve">, 06 de </w:t>
        </w:r>
      </w:ins>
      <w:ins w:id="292" w:author="Isadora de Araujo Barbosa Ribeiro" w:date="2021-06-13T22:23:00Z">
        <w:r w:rsidR="005D02A2" w:rsidRPr="005D02A2">
          <w:rPr>
            <w:rFonts w:ascii="Segoe UI" w:hAnsi="Segoe UI" w:cs="Segoe UI"/>
            <w:sz w:val="26"/>
            <w:szCs w:val="26"/>
            <w:shd w:val="clear" w:color="auto" w:fill="FFFFFF"/>
            <w:rPrChange w:id="293" w:author="Isadora de Araujo Barbosa Ribeiro" w:date="2021-06-13T22:25:00Z">
              <w:rPr>
                <w:rFonts w:ascii="Segoe UI" w:hAnsi="Segoe UI" w:cs="Segoe UI"/>
                <w:color w:val="555555"/>
                <w:sz w:val="26"/>
                <w:szCs w:val="26"/>
                <w:shd w:val="clear" w:color="auto" w:fill="FFFFFF"/>
              </w:rPr>
            </w:rPrChange>
          </w:rPr>
          <w:t>Dezembro</w:t>
        </w:r>
      </w:ins>
      <w:ins w:id="294" w:author="Isadora de Araujo Barbosa Ribeiro" w:date="2021-06-13T22:21:00Z">
        <w:r w:rsidR="005D02A2" w:rsidRPr="005D02A2">
          <w:rPr>
            <w:rFonts w:ascii="Segoe UI" w:hAnsi="Segoe UI" w:cs="Segoe UI"/>
            <w:sz w:val="26"/>
            <w:szCs w:val="26"/>
            <w:shd w:val="clear" w:color="auto" w:fill="FFFFFF"/>
            <w:rPrChange w:id="295" w:author="Isadora de Araujo Barbosa Ribeiro" w:date="2021-06-13T22:25:00Z">
              <w:rPr>
                <w:rFonts w:ascii="Segoe UI" w:hAnsi="Segoe UI" w:cs="Segoe UI"/>
                <w:color w:val="555555"/>
                <w:sz w:val="26"/>
                <w:szCs w:val="26"/>
                <w:shd w:val="clear" w:color="auto" w:fill="FFFFFF"/>
              </w:rPr>
            </w:rPrChange>
          </w:rPr>
          <w:t xml:space="preserve"> de 2017. </w:t>
        </w:r>
      </w:ins>
      <w:ins w:id="296" w:author="Isadora de Araujo Barbosa Ribeiro" w:date="2021-06-13T22:23:00Z">
        <w:r w:rsidR="005D02A2" w:rsidRPr="005D02A2">
          <w:rPr>
            <w:rFonts w:ascii="Segoe UI" w:hAnsi="Segoe UI" w:cs="Segoe UI"/>
            <w:sz w:val="26"/>
            <w:szCs w:val="26"/>
            <w:shd w:val="clear" w:color="auto" w:fill="FFFFFF"/>
            <w:rPrChange w:id="297" w:author="Isadora de Araujo Barbosa Ribeiro" w:date="2021-06-13T22:25:00Z">
              <w:rPr>
                <w:rFonts w:ascii="Segoe UI" w:hAnsi="Segoe UI" w:cs="Segoe UI"/>
                <w:color w:val="555555"/>
                <w:sz w:val="26"/>
                <w:szCs w:val="26"/>
                <w:shd w:val="clear" w:color="auto" w:fill="FFFFFF"/>
              </w:rPr>
            </w:rPrChange>
          </w:rPr>
          <w:t>M</w:t>
        </w:r>
        <w:r w:rsidR="005D02A2">
          <w:rPr>
            <w:rFonts w:ascii="Segoe UI" w:hAnsi="Segoe UI" w:cs="Segoe UI"/>
            <w:sz w:val="26"/>
            <w:szCs w:val="26"/>
            <w:shd w:val="clear" w:color="auto" w:fill="FFFFFF"/>
            <w:rPrChange w:id="298" w:author="Isadora de Araujo Barbosa Ribeiro" w:date="2021-06-13T22:25:00Z">
              <w:rPr>
                <w:rFonts w:ascii="Segoe UI" w:hAnsi="Segoe UI" w:cs="Segoe UI"/>
                <w:sz w:val="26"/>
                <w:szCs w:val="26"/>
                <w:shd w:val="clear" w:color="auto" w:fill="FFFFFF"/>
              </w:rPr>
            </w:rPrChange>
          </w:rPr>
          <w:t>ERCADO E VENDA</w:t>
        </w:r>
      </w:ins>
      <w:ins w:id="299" w:author="Isadora de Araujo Barbosa Ribeiro" w:date="2021-06-13T22:25:00Z">
        <w:r w:rsidR="005D02A2">
          <w:rPr>
            <w:rFonts w:ascii="Segoe UI" w:hAnsi="Segoe UI" w:cs="Segoe UI"/>
            <w:sz w:val="26"/>
            <w:szCs w:val="26"/>
            <w:shd w:val="clear" w:color="auto" w:fill="FFFFFF"/>
          </w:rPr>
          <w:t>S</w:t>
        </w:r>
      </w:ins>
      <w:ins w:id="300" w:author="Isadora de Araujo Barbosa Ribeiro" w:date="2021-06-13T22:21:00Z">
        <w:r w:rsidRPr="005D02A2">
          <w:rPr>
            <w:rFonts w:ascii="Segoe UI" w:hAnsi="Segoe UI" w:cs="Segoe UI"/>
            <w:sz w:val="26"/>
            <w:szCs w:val="26"/>
            <w:shd w:val="clear" w:color="auto" w:fill="FFFFFF"/>
            <w:rPrChange w:id="301" w:author="Isadora de Araujo Barbosa Ribeiro" w:date="2021-06-13T22:25:00Z">
              <w:rPr>
                <w:rFonts w:ascii="Segoe UI" w:hAnsi="Segoe UI" w:cs="Segoe UI"/>
                <w:color w:val="555555"/>
                <w:sz w:val="26"/>
                <w:szCs w:val="26"/>
                <w:shd w:val="clear" w:color="auto" w:fill="FFFFFF"/>
              </w:rPr>
            </w:rPrChange>
          </w:rPr>
          <w:t xml:space="preserve">. Disponível em: </w:t>
        </w:r>
      </w:ins>
      <w:ins w:id="302" w:author="Isadora de Araujo Barbosa Ribeiro" w:date="2021-06-13T22:32:00Z">
        <w:r w:rsidR="005D02A2">
          <w:rPr>
            <w:rFonts w:ascii="Segoe UI" w:hAnsi="Segoe UI" w:cs="Segoe UI"/>
            <w:sz w:val="26"/>
            <w:szCs w:val="26"/>
            <w:shd w:val="clear" w:color="auto" w:fill="FFFFFF"/>
          </w:rPr>
          <w:t>&lt;</w:t>
        </w:r>
      </w:ins>
      <w:ins w:id="303" w:author="Isadora de Araujo Barbosa Ribeiro" w:date="2021-06-13T22:30:00Z">
        <w:r w:rsidR="005D02A2">
          <w:rPr>
            <w:rFonts w:ascii="Segoe UI" w:hAnsi="Segoe UI" w:cs="Segoe UI"/>
            <w:sz w:val="26"/>
            <w:szCs w:val="26"/>
            <w:shd w:val="clear" w:color="auto" w:fill="FFFFFF"/>
          </w:rPr>
          <w:fldChar w:fldCharType="begin"/>
        </w:r>
        <w:r w:rsidR="005D02A2">
          <w:rPr>
            <w:rFonts w:ascii="Segoe UI" w:hAnsi="Segoe UI" w:cs="Segoe UI"/>
            <w:sz w:val="26"/>
            <w:szCs w:val="26"/>
            <w:shd w:val="clear" w:color="auto" w:fill="FFFFFF"/>
          </w:rPr>
          <w:instrText xml:space="preserve"> HYPERLINK "</w:instrText>
        </w:r>
      </w:ins>
      <w:ins w:id="304" w:author="Isadora de Araujo Barbosa Ribeiro" w:date="2021-06-13T22:23:00Z">
        <w:r w:rsidR="005D02A2" w:rsidRPr="005D02A2">
          <w:rPr>
            <w:rFonts w:ascii="Segoe UI" w:hAnsi="Segoe UI" w:cs="Segoe UI"/>
            <w:sz w:val="26"/>
            <w:szCs w:val="26"/>
            <w:shd w:val="clear" w:color="auto" w:fill="FFFFFF"/>
            <w:rPrChange w:id="305" w:author="Isadora de Araujo Barbosa Ribeiro" w:date="2021-06-13T22:25:00Z">
              <w:rPr>
                <w:rFonts w:ascii="Segoe UI" w:hAnsi="Segoe UI" w:cs="Segoe UI"/>
                <w:color w:val="555555"/>
                <w:sz w:val="26"/>
                <w:szCs w:val="26"/>
                <w:shd w:val="clear" w:color="auto" w:fill="FFFFFF"/>
              </w:rPr>
            </w:rPrChange>
          </w:rPr>
          <w:instrText>https://www.sebrae.com.br/sites/PortalSebrae/ufs/ac/artigos/alimentacao-fora-do-lar,19cfb3656dc20610VgnVCM1000004c00210aRCRD</w:instrText>
        </w:r>
      </w:ins>
      <w:ins w:id="306" w:author="Isadora de Araujo Barbosa Ribeiro" w:date="2021-06-13T22:30:00Z">
        <w:r w:rsidR="005D02A2">
          <w:rPr>
            <w:rFonts w:ascii="Segoe UI" w:hAnsi="Segoe UI" w:cs="Segoe UI"/>
            <w:sz w:val="26"/>
            <w:szCs w:val="26"/>
            <w:shd w:val="clear" w:color="auto" w:fill="FFFFFF"/>
          </w:rPr>
          <w:instrText xml:space="preserve">" </w:instrText>
        </w:r>
        <w:r w:rsidR="005D02A2">
          <w:rPr>
            <w:rFonts w:ascii="Segoe UI" w:hAnsi="Segoe UI" w:cs="Segoe UI"/>
            <w:sz w:val="26"/>
            <w:szCs w:val="26"/>
            <w:shd w:val="clear" w:color="auto" w:fill="FFFFFF"/>
          </w:rPr>
          <w:fldChar w:fldCharType="separate"/>
        </w:r>
      </w:ins>
      <w:ins w:id="307" w:author="Isadora de Araujo Barbosa Ribeiro" w:date="2021-06-13T22:23:00Z">
        <w:r w:rsidR="005D02A2" w:rsidRPr="0060402B">
          <w:rPr>
            <w:rStyle w:val="Hyperlink"/>
            <w:rFonts w:ascii="Segoe UI" w:hAnsi="Segoe UI" w:cs="Segoe UI"/>
            <w:sz w:val="26"/>
            <w:szCs w:val="26"/>
            <w:shd w:val="clear" w:color="auto" w:fill="FFFFFF"/>
            <w:rPrChange w:id="308" w:author="Isadora de Araujo Barbosa Ribeiro" w:date="2021-06-13T22:25:00Z">
              <w:rPr>
                <w:rFonts w:ascii="Segoe UI" w:hAnsi="Segoe UI" w:cs="Segoe UI"/>
                <w:color w:val="555555"/>
                <w:sz w:val="26"/>
                <w:szCs w:val="26"/>
                <w:shd w:val="clear" w:color="auto" w:fill="FFFFFF"/>
              </w:rPr>
            </w:rPrChange>
          </w:rPr>
          <w:t>https://www.sebrae.com.br/sites/PortalSebrae/ufs/ac/artigos/alimentacao-fora-do-lar,19cfb3656dc20610VgnVCM1000004c00210aRCRD</w:t>
        </w:r>
      </w:ins>
      <w:ins w:id="309" w:author="Isadora de Araujo Barbosa Ribeiro" w:date="2021-06-13T22:30:00Z">
        <w:r w:rsidR="005D02A2">
          <w:rPr>
            <w:rFonts w:ascii="Segoe UI" w:hAnsi="Segoe UI" w:cs="Segoe UI"/>
            <w:sz w:val="26"/>
            <w:szCs w:val="26"/>
            <w:shd w:val="clear" w:color="auto" w:fill="FFFFFF"/>
          </w:rPr>
          <w:fldChar w:fldCharType="end"/>
        </w:r>
      </w:ins>
      <w:ins w:id="310" w:author="Isadora de Araujo Barbosa Ribeiro" w:date="2021-06-13T22:32:00Z">
        <w:r w:rsidR="005D02A2">
          <w:rPr>
            <w:rFonts w:ascii="Segoe UI" w:hAnsi="Segoe UI" w:cs="Segoe UI"/>
            <w:sz w:val="26"/>
            <w:szCs w:val="26"/>
            <w:shd w:val="clear" w:color="auto" w:fill="FFFFFF"/>
          </w:rPr>
          <w:t>&gt;</w:t>
        </w:r>
      </w:ins>
    </w:p>
    <w:p w14:paraId="631E66F6" w14:textId="6053F85A" w:rsidR="005D02A2" w:rsidRPr="005D02A2" w:rsidRDefault="0051633D" w:rsidP="005D02A2">
      <w:pPr>
        <w:pStyle w:val="PargrafodaLista"/>
        <w:ind w:left="1069" w:firstLine="0"/>
        <w:rPr>
          <w:sz w:val="24"/>
          <w:szCs w:val="24"/>
          <w:rPrChange w:id="311" w:author="Isadora de Araujo Barbosa Ribeiro" w:date="2021-06-13T22:30:00Z">
            <w:rPr>
              <w:b/>
              <w:sz w:val="32"/>
              <w:szCs w:val="32"/>
            </w:rPr>
          </w:rPrChange>
        </w:rPr>
        <w:pPrChange w:id="312" w:author="Isadora de Araujo Barbosa Ribeiro" w:date="2021-06-13T22:32:00Z">
          <w:pPr>
            <w:pStyle w:val="PargrafodaLista"/>
            <w:ind w:left="1069" w:firstLine="0"/>
          </w:pPr>
        </w:pPrChange>
      </w:pPr>
      <w:ins w:id="313" w:author="Isadora de Araujo Barbosa Ribeiro" w:date="2021-06-13T23:00:00Z">
        <w:r>
          <w:rPr>
            <w:rFonts w:ascii="Segoe UI" w:hAnsi="Segoe UI" w:cs="Segoe UI"/>
            <w:i/>
            <w:sz w:val="26"/>
            <w:szCs w:val="26"/>
            <w:shd w:val="clear" w:color="auto" w:fill="FFFFFF"/>
          </w:rPr>
          <w:t xml:space="preserve">Matriz SWOT </w:t>
        </w:r>
      </w:ins>
      <w:ins w:id="314" w:author="Isadora de Araujo Barbosa Ribeiro" w:date="2021-06-13T23:01:00Z">
        <w:r>
          <w:rPr>
            <w:rFonts w:ascii="Segoe UI" w:hAnsi="Segoe UI" w:cs="Segoe UI"/>
            <w:i/>
            <w:sz w:val="26"/>
            <w:szCs w:val="26"/>
            <w:shd w:val="clear" w:color="auto" w:fill="FFFFFF"/>
          </w:rPr>
          <w:t>–</w:t>
        </w:r>
      </w:ins>
      <w:ins w:id="315" w:author="Isadora de Araujo Barbosa Ribeiro" w:date="2021-06-13T23:00:00Z">
        <w:r>
          <w:rPr>
            <w:rFonts w:ascii="Segoe UI" w:hAnsi="Segoe UI" w:cs="Segoe UI"/>
            <w:i/>
            <w:sz w:val="26"/>
            <w:szCs w:val="26"/>
            <w:shd w:val="clear" w:color="auto" w:fill="FFFFFF"/>
          </w:rPr>
          <w:t xml:space="preserve"> </w:t>
        </w:r>
      </w:ins>
      <w:ins w:id="316" w:author="Isadora de Araujo Barbosa Ribeiro" w:date="2021-06-13T23:01:00Z">
        <w:r>
          <w:rPr>
            <w:rFonts w:ascii="Segoe UI" w:hAnsi="Segoe UI" w:cs="Segoe UI"/>
            <w:i/>
            <w:sz w:val="26"/>
            <w:szCs w:val="26"/>
            <w:shd w:val="clear" w:color="auto" w:fill="FFFFFF"/>
          </w:rPr>
          <w:t>Projeto Consumer</w:t>
        </w:r>
      </w:ins>
      <w:ins w:id="317" w:author="Isadora de Araujo Barbosa Ribeiro" w:date="2021-06-13T22:30:00Z">
        <w:r w:rsidR="005D02A2">
          <w:rPr>
            <w:rFonts w:ascii="Segoe UI" w:hAnsi="Segoe UI" w:cs="Segoe UI"/>
            <w:i/>
            <w:sz w:val="26"/>
            <w:szCs w:val="26"/>
            <w:shd w:val="clear" w:color="auto" w:fill="FFFFFF"/>
          </w:rPr>
          <w:t xml:space="preserve">. </w:t>
        </w:r>
      </w:ins>
      <w:ins w:id="318" w:author="Isadora de Araujo Barbosa Ribeiro" w:date="2021-06-13T22:31:00Z">
        <w:r w:rsidR="005D02A2">
          <w:rPr>
            <w:rFonts w:ascii="Segoe UI" w:hAnsi="Segoe UI" w:cs="Segoe UI"/>
            <w:sz w:val="26"/>
            <w:szCs w:val="26"/>
            <w:shd w:val="clear" w:color="auto" w:fill="FFFFFF"/>
          </w:rPr>
          <w:t xml:space="preserve">25 de Março de 2021. </w:t>
        </w:r>
      </w:ins>
      <w:ins w:id="319" w:author="Isadora de Araujo Barbosa Ribeiro" w:date="2021-06-13T23:01:00Z">
        <w:r>
          <w:rPr>
            <w:rFonts w:ascii="Segoe UI" w:hAnsi="Segoe UI" w:cs="Segoe UI"/>
            <w:sz w:val="26"/>
            <w:szCs w:val="26"/>
            <w:shd w:val="clear" w:color="auto" w:fill="FFFFFF"/>
          </w:rPr>
          <w:t xml:space="preserve">Projeto consumer, </w:t>
        </w:r>
      </w:ins>
      <w:ins w:id="320" w:author="Isadora de Araujo Barbosa Ribeiro" w:date="2021-06-13T22:31:00Z">
        <w:r w:rsidR="005D02A2">
          <w:rPr>
            <w:rFonts w:ascii="Segoe UI" w:hAnsi="Segoe UI" w:cs="Segoe UI"/>
            <w:sz w:val="26"/>
            <w:szCs w:val="26"/>
            <w:shd w:val="clear" w:color="auto" w:fill="FFFFFF"/>
          </w:rPr>
          <w:t>Sistema de Gestão Para Restaurantes.</w:t>
        </w:r>
      </w:ins>
      <w:ins w:id="321" w:author="Isadora de Araujo Barbosa Ribeiro" w:date="2021-06-13T22:32:00Z">
        <w:r w:rsidR="005D02A2">
          <w:rPr>
            <w:rFonts w:ascii="Segoe UI" w:hAnsi="Segoe UI" w:cs="Segoe UI"/>
            <w:sz w:val="26"/>
            <w:szCs w:val="26"/>
            <w:shd w:val="clear" w:color="auto" w:fill="FFFFFF"/>
          </w:rPr>
          <w:t xml:space="preserve"> </w:t>
        </w:r>
      </w:ins>
      <w:ins w:id="322" w:author="Isadora de Araujo Barbosa Ribeiro" w:date="2021-06-13T22:31:00Z">
        <w:r w:rsidR="005D02A2">
          <w:rPr>
            <w:rFonts w:ascii="Segoe UI" w:hAnsi="Segoe UI" w:cs="Segoe UI"/>
            <w:sz w:val="26"/>
            <w:szCs w:val="26"/>
            <w:shd w:val="clear" w:color="auto" w:fill="FFFFFF"/>
          </w:rPr>
          <w:t>Disponível</w:t>
        </w:r>
      </w:ins>
      <w:ins w:id="323" w:author="Isadora de Araujo Barbosa Ribeiro" w:date="2021-06-13T22:32:00Z">
        <w:r w:rsidR="005D02A2">
          <w:rPr>
            <w:rFonts w:ascii="Segoe UI" w:hAnsi="Segoe UI" w:cs="Segoe UI"/>
            <w:sz w:val="26"/>
            <w:szCs w:val="26"/>
            <w:shd w:val="clear" w:color="auto" w:fill="FFFFFF"/>
          </w:rPr>
          <w:t xml:space="preserve"> </w:t>
        </w:r>
      </w:ins>
      <w:ins w:id="324" w:author="Isadora de Araujo Barbosa Ribeiro" w:date="2021-06-13T22:31:00Z">
        <w:r w:rsidR="005D02A2">
          <w:rPr>
            <w:rFonts w:ascii="Segoe UI" w:hAnsi="Segoe UI" w:cs="Segoe UI"/>
            <w:sz w:val="26"/>
            <w:szCs w:val="26"/>
            <w:shd w:val="clear" w:color="auto" w:fill="FFFFFF"/>
          </w:rPr>
          <w:t>em &lt;</w:t>
        </w:r>
        <w:r w:rsidR="005D02A2" w:rsidRPr="005D02A2">
          <w:rPr>
            <w:rFonts w:ascii="Segoe UI" w:hAnsi="Segoe UI" w:cs="Segoe UI"/>
            <w:sz w:val="26"/>
            <w:szCs w:val="26"/>
            <w:shd w:val="clear" w:color="auto" w:fill="FFFFFF"/>
          </w:rPr>
          <w:t>https://www.programaconsumer.com.br/?AfiId=226&amp;gclid=EAIaIQobChMIz4LnvvyV8QIVBg-RCh1GZQyJEAAYASAAEgI9HfD_BwE</w:t>
        </w:r>
        <w:r w:rsidR="005D02A2">
          <w:rPr>
            <w:rFonts w:ascii="Segoe UI" w:hAnsi="Segoe UI" w:cs="Segoe UI"/>
            <w:sz w:val="26"/>
            <w:szCs w:val="26"/>
            <w:shd w:val="clear" w:color="auto" w:fill="FFFFFF"/>
          </w:rPr>
          <w:t>&gt;</w:t>
        </w:r>
      </w:ins>
    </w:p>
    <w:p w14:paraId="1CE95A93" w14:textId="77777777" w:rsidR="00FC4B3F" w:rsidRPr="00FC4B3F" w:rsidRDefault="00FC4B3F" w:rsidP="0097230E">
      <w:pPr>
        <w:pStyle w:val="PargrafodaLista"/>
        <w:ind w:left="1069" w:firstLine="0"/>
        <w:rPr>
          <w:sz w:val="24"/>
          <w:szCs w:val="24"/>
        </w:rPr>
      </w:pPr>
    </w:p>
    <w:sectPr w:rsidR="00FC4B3F" w:rsidRPr="00FC4B3F" w:rsidSect="003A2F7E">
      <w:headerReference w:type="default" r:id="rId35"/>
      <w:footerReference w:type="default" r:id="rId36"/>
      <w:pgSz w:w="11910" w:h="16840"/>
      <w:pgMar w:top="960" w:right="853" w:bottom="980" w:left="1600" w:header="712" w:footer="78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8" w:author="Rafael Martins Alves" w:date="2021-06-08T11:09:00Z" w:initials="RMA">
    <w:p w14:paraId="69F9F131" w14:textId="5AA0B90D" w:rsidR="004379D6" w:rsidRDefault="004379D6">
      <w:pPr>
        <w:pStyle w:val="Textodecomentrio"/>
      </w:pPr>
      <w:r>
        <w:rPr>
          <w:rStyle w:val="Refdecomentrio"/>
        </w:rPr>
        <w:annotationRef/>
      </w:r>
      <w:r>
        <w:t>Falta Introdução, colocar  citações de sites/artigos/livros justificando e motivando a escolha do assunto</w:t>
      </w:r>
    </w:p>
  </w:comment>
  <w:comment w:id="105" w:author="Rafael Martins Alves" w:date="2021-06-11T07:51:00Z" w:initials="RMA">
    <w:p w14:paraId="79E89406" w14:textId="2CA13216" w:rsidR="00AC7246" w:rsidRDefault="00AC7246">
      <w:pPr>
        <w:pStyle w:val="Textodecomentrio"/>
      </w:pPr>
      <w:r>
        <w:rPr>
          <w:rStyle w:val="Refdecomentrio"/>
        </w:rPr>
        <w:annotationRef/>
      </w:r>
      <w:r w:rsidR="00C35C00">
        <w:t>Embasar com dados (número) de outros trabalhos</w:t>
      </w:r>
    </w:p>
  </w:comment>
  <w:comment w:id="268" w:author="Rafael Martins Alves" w:date="2021-06-11T07:53:00Z" w:initials="RMA">
    <w:p w14:paraId="3F0B4557" w14:textId="0EB93F08" w:rsidR="00C35C00" w:rsidRDefault="00C35C00">
      <w:pPr>
        <w:pStyle w:val="Textodecomentrio"/>
      </w:pPr>
      <w:r>
        <w:rPr>
          <w:rStyle w:val="Refdecomentrio"/>
        </w:rPr>
        <w:annotationRef/>
      </w:r>
      <w:r>
        <w:t>Citar trabalhos ao longo do texto, depois colocar as referências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F9F131" w15:done="0"/>
  <w15:commentEx w15:paraId="79E89406" w15:done="0"/>
  <w15:commentEx w15:paraId="3F0B45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9CE79" w16cex:dateUtc="2021-06-08T14:09:00Z"/>
  <w16cex:commentExtensible w16cex:durableId="246D9478" w16cex:dateUtc="2021-06-11T10:51:00Z"/>
  <w16cex:commentExtensible w16cex:durableId="246D9508" w16cex:dateUtc="2021-06-11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F9F131" w16cid:durableId="2469CE79"/>
  <w16cid:commentId w16cid:paraId="79E89406" w16cid:durableId="246D9478"/>
  <w16cid:commentId w16cid:paraId="3F0B4557" w16cid:durableId="246D950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BD48F" w14:textId="77777777" w:rsidR="00242F43" w:rsidRDefault="00242F43" w:rsidP="00E35BDF">
      <w:pPr>
        <w:spacing w:line="240" w:lineRule="auto"/>
      </w:pPr>
      <w:r>
        <w:separator/>
      </w:r>
    </w:p>
  </w:endnote>
  <w:endnote w:type="continuationSeparator" w:id="0">
    <w:p w14:paraId="1788EF76" w14:textId="77777777" w:rsidR="00242F43" w:rsidRDefault="00242F43" w:rsidP="00E35B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3492149"/>
      <w:docPartObj>
        <w:docPartGallery w:val="Page Numbers (Bottom of Page)"/>
        <w:docPartUnique/>
      </w:docPartObj>
    </w:sdtPr>
    <w:sdtEndPr/>
    <w:sdtContent>
      <w:p w14:paraId="1F5A1D91" w14:textId="77777777" w:rsidR="00D12604" w:rsidRDefault="00D12604">
        <w:pPr>
          <w:pStyle w:val="Rodap"/>
          <w:jc w:val="right"/>
        </w:pPr>
        <w:r>
          <w:fldChar w:fldCharType="begin"/>
        </w:r>
        <w:r>
          <w:instrText>PAGE   \* MERGEFORMAT</w:instrText>
        </w:r>
        <w:r>
          <w:fldChar w:fldCharType="separate"/>
        </w:r>
        <w:r w:rsidR="00C1319B" w:rsidRPr="00C1319B">
          <w:rPr>
            <w:noProof/>
            <w:lang w:val="pt-BR"/>
          </w:rPr>
          <w:t>12</w:t>
        </w:r>
        <w:r>
          <w:fldChar w:fldCharType="end"/>
        </w:r>
      </w:p>
    </w:sdtContent>
  </w:sdt>
  <w:p w14:paraId="5F2CF3DA" w14:textId="77777777" w:rsidR="003A2F7E" w:rsidRDefault="003A2F7E">
    <w:pPr>
      <w:pStyle w:val="Corpodetexto"/>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86C288" w14:textId="77777777" w:rsidR="00242F43" w:rsidRDefault="00242F43" w:rsidP="00E35BDF">
      <w:pPr>
        <w:spacing w:line="240" w:lineRule="auto"/>
      </w:pPr>
      <w:r>
        <w:separator/>
      </w:r>
    </w:p>
  </w:footnote>
  <w:footnote w:type="continuationSeparator" w:id="0">
    <w:p w14:paraId="24180ADC" w14:textId="77777777" w:rsidR="00242F43" w:rsidRDefault="00242F43" w:rsidP="00E35BD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6DE88" w14:textId="77777777" w:rsidR="003A2F7E" w:rsidRDefault="003A2F7E">
    <w:pPr>
      <w:pStyle w:val="Corpodetexto"/>
      <w:spacing w:line="14" w:lineRule="auto"/>
      <w:rPr>
        <w:sz w:val="20"/>
      </w:rPr>
    </w:pPr>
    <w:r>
      <w:rPr>
        <w:noProof/>
        <w:lang w:val="pt-BR" w:eastAsia="pt-BR" w:bidi="ar-SA"/>
      </w:rPr>
      <mc:AlternateContent>
        <mc:Choice Requires="wps">
          <w:drawing>
            <wp:anchor distT="0" distB="0" distL="114300" distR="114300" simplePos="0" relativeHeight="251659264" behindDoc="1" locked="0" layoutInCell="1" allowOverlap="1" wp14:anchorId="4B2BBE71" wp14:editId="57C69FAD">
              <wp:simplePos x="0" y="0"/>
              <wp:positionH relativeFrom="page">
                <wp:posOffset>2945329</wp:posOffset>
              </wp:positionH>
              <wp:positionV relativeFrom="page">
                <wp:posOffset>338985</wp:posOffset>
              </wp:positionV>
              <wp:extent cx="3467100" cy="578052"/>
              <wp:effectExtent l="0" t="0" r="0" b="12700"/>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78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3C40F" w14:textId="586EA37A" w:rsidR="003A2F7E" w:rsidDel="00AC7246" w:rsidRDefault="003A2F7E" w:rsidP="003A2F7E">
                          <w:pPr>
                            <w:pStyle w:val="Corpodetexto"/>
                            <w:spacing w:before="12"/>
                            <w:ind w:left="20"/>
                            <w:rPr>
                              <w:del w:id="325" w:author="Rafael Martins Alves" w:date="2021-06-11T07:39:00Z"/>
                            </w:rPr>
                          </w:pPr>
                          <w:r>
                            <w:t>SENAI JAGARIÚNA</w:t>
                          </w:r>
                          <w:del w:id="326" w:author="Rafael Martins Alves" w:date="2021-06-08T11:09:00Z">
                            <w:r w:rsidDel="004379D6">
                              <w:delText xml:space="preserve"> –  VOITURE</w:delText>
                            </w:r>
                          </w:del>
                        </w:p>
                        <w:p w14:paraId="2F757CB8" w14:textId="77777777" w:rsidR="003A2F7E" w:rsidRDefault="003A2F7E" w:rsidP="00AC7246">
                          <w:pPr>
                            <w:pStyle w:val="Corpodetexto"/>
                            <w:spacing w:before="12"/>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4B2BBE71" id="_x0000_t202" coordsize="21600,21600" o:spt="202" path="m,l,21600r21600,l21600,xe">
              <v:stroke joinstyle="miter"/>
              <v:path gradientshapeok="t" o:connecttype="rect"/>
            </v:shapetype>
            <v:shape id="Text Box 3" o:spid="_x0000_s1026" type="#_x0000_t202" style="position:absolute;left:0;text-align:left;margin-left:231.9pt;margin-top:26.7pt;width:273pt;height:4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" filled="f" stroked="f">
              <v:textbox inset="0,0,0,0">
                <w:txbxContent>
                  <w:p w14:paraId="74B3C40F" w14:textId="586EA37A" w:rsidR="003A2F7E" w:rsidDel="00AC7246" w:rsidRDefault="003A2F7E" w:rsidP="003A2F7E">
                    <w:pPr>
                      <w:pStyle w:val="Corpodetexto"/>
                      <w:spacing w:before="12"/>
                      <w:ind w:left="20"/>
                      <w:rPr>
                        <w:del w:id="186" w:author="Rafael Martins Alves" w:date="2021-06-11T07:39:00Z"/>
                      </w:rPr>
                    </w:pPr>
                    <w:r>
                      <w:t>SENAI JAGARIÚNA</w:t>
                    </w:r>
                    <w:del w:id="187" w:author="Rafael Martins Alves" w:date="2021-06-08T11:09:00Z">
                      <w:r w:rsidDel="004379D6">
                        <w:delText xml:space="preserve"> –  VOITURE</w:delText>
                      </w:r>
                    </w:del>
                  </w:p>
                  <w:p w14:paraId="2F757CB8" w14:textId="77777777" w:rsidR="003A2F7E" w:rsidRDefault="003A2F7E" w:rsidP="00AC7246">
                    <w:pPr>
                      <w:pStyle w:val="Corpodetexto"/>
                      <w:spacing w:before="12"/>
                      <w:ind w:left="20"/>
                    </w:pPr>
                  </w:p>
                </w:txbxContent>
              </v:textbox>
              <w10:wrap anchorx="page" anchory="page"/>
            </v:shape>
          </w:pict>
        </mc:Fallback>
      </mc:AlternateContent>
    </w:r>
    <w:r>
      <w:rPr>
        <w:noProof/>
        <w:lang w:val="pt-BR" w:eastAsia="pt-BR" w:bidi="ar-SA"/>
      </w:rPr>
      <mc:AlternateContent>
        <mc:Choice Requires="wps">
          <w:drawing>
            <wp:anchor distT="0" distB="0" distL="114300" distR="114300" simplePos="0" relativeHeight="251660288" behindDoc="1" locked="0" layoutInCell="1" allowOverlap="1" wp14:anchorId="716BE839" wp14:editId="53B8D442">
              <wp:simplePos x="0" y="0"/>
              <wp:positionH relativeFrom="page">
                <wp:posOffset>6558280</wp:posOffset>
              </wp:positionH>
              <wp:positionV relativeFrom="page">
                <wp:posOffset>439420</wp:posOffset>
              </wp:positionV>
              <wp:extent cx="221615" cy="19621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FB2C3" w14:textId="77777777" w:rsidR="003A2F7E" w:rsidRDefault="003A2F7E">
                          <w:pPr>
                            <w:pStyle w:val="Corpodetexto"/>
                            <w:spacing w:before="12"/>
                            <w:ind w:left="40"/>
                          </w:pPr>
                          <w:r>
                            <w:fldChar w:fldCharType="begin"/>
                          </w:r>
                          <w:r>
                            <w:instrText xml:space="preserve"> PAGE </w:instrText>
                          </w:r>
                          <w:r>
                            <w:fldChar w:fldCharType="separate"/>
                          </w:r>
                          <w:r w:rsidR="00C1319B">
                            <w:rPr>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6BE839" id="_x0000_t202" coordsize="21600,21600" o:spt="202" path="m,l,21600r21600,l21600,xe">
              <v:stroke joinstyle="miter"/>
              <v:path gradientshapeok="t" o:connecttype="rect"/>
            </v:shapetype>
            <v:shape id="Text Box 2" o:spid="_x0000_s1027" type="#_x0000_t202" style="position:absolute;left:0;text-align:left;margin-left:516.4pt;margin-top:34.6pt;width:17.45pt;height:15.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" filled="f" stroked="f">
              <v:textbox inset="0,0,0,0">
                <w:txbxContent>
                  <w:p w14:paraId="7B4FB2C3" w14:textId="77777777" w:rsidR="003A2F7E" w:rsidRDefault="003A2F7E">
                    <w:pPr>
                      <w:pStyle w:val="Corpodetexto"/>
                      <w:spacing w:before="12"/>
                      <w:ind w:left="40"/>
                    </w:pPr>
                    <w:r>
                      <w:fldChar w:fldCharType="begin"/>
                    </w:r>
                    <w:r>
                      <w:instrText xml:space="preserve"> PAGE </w:instrText>
                    </w:r>
                    <w:r>
                      <w:fldChar w:fldCharType="separate"/>
                    </w:r>
                    <w:r w:rsidR="00C1319B">
                      <w:rPr>
                        <w:noProof/>
                      </w:rPr>
                      <w:t>12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972A8"/>
    <w:multiLevelType w:val="multilevel"/>
    <w:tmpl w:val="FA88D602"/>
    <w:lvl w:ilvl="0">
      <w:start w:val="1"/>
      <w:numFmt w:val="decimal"/>
      <w:lvlText w:val="%1."/>
      <w:lvlJc w:val="right"/>
      <w:pPr>
        <w:ind w:left="1972" w:hanging="269"/>
      </w:pPr>
      <w:rPr>
        <w:rFonts w:ascii="Arial" w:eastAsia="Arial" w:hAnsi="Arial" w:cs="Arial" w:hint="default"/>
        <w:w w:val="99"/>
        <w:sz w:val="24"/>
        <w:szCs w:val="24"/>
      </w:rPr>
    </w:lvl>
    <w:lvl w:ilvl="1">
      <w:start w:val="1"/>
      <w:numFmt w:val="decimal"/>
      <w:lvlText w:val="%1.%2."/>
      <w:lvlJc w:val="left"/>
      <w:pPr>
        <w:ind w:left="3264" w:hanging="470"/>
      </w:pPr>
      <w:rPr>
        <w:rFonts w:ascii="Arial" w:eastAsia="Arial" w:hAnsi="Arial" w:cs="Arial" w:hint="default"/>
        <w:w w:val="99"/>
        <w:sz w:val="24"/>
        <w:szCs w:val="24"/>
      </w:rPr>
    </w:lvl>
    <w:lvl w:ilvl="2">
      <w:numFmt w:val="bullet"/>
      <w:lvlText w:val="•"/>
      <w:lvlJc w:val="left"/>
      <w:pPr>
        <w:ind w:left="3400" w:hanging="470"/>
      </w:pPr>
      <w:rPr>
        <w:rFonts w:hint="default"/>
      </w:rPr>
    </w:lvl>
    <w:lvl w:ilvl="3">
      <w:numFmt w:val="bullet"/>
      <w:lvlText w:val="•"/>
      <w:lvlJc w:val="left"/>
      <w:pPr>
        <w:ind w:left="4463" w:hanging="470"/>
      </w:pPr>
      <w:rPr>
        <w:rFonts w:hint="default"/>
      </w:rPr>
    </w:lvl>
    <w:lvl w:ilvl="4">
      <w:numFmt w:val="bullet"/>
      <w:lvlText w:val="•"/>
      <w:lvlJc w:val="left"/>
      <w:pPr>
        <w:ind w:left="5526" w:hanging="470"/>
      </w:pPr>
      <w:rPr>
        <w:rFonts w:hint="default"/>
      </w:rPr>
    </w:lvl>
    <w:lvl w:ilvl="5">
      <w:numFmt w:val="bullet"/>
      <w:lvlText w:val="•"/>
      <w:lvlJc w:val="left"/>
      <w:pPr>
        <w:ind w:left="6589" w:hanging="470"/>
      </w:pPr>
      <w:rPr>
        <w:rFonts w:hint="default"/>
      </w:rPr>
    </w:lvl>
    <w:lvl w:ilvl="6">
      <w:numFmt w:val="bullet"/>
      <w:lvlText w:val="•"/>
      <w:lvlJc w:val="left"/>
      <w:pPr>
        <w:ind w:left="7652" w:hanging="470"/>
      </w:pPr>
      <w:rPr>
        <w:rFonts w:hint="default"/>
      </w:rPr>
    </w:lvl>
    <w:lvl w:ilvl="7">
      <w:numFmt w:val="bullet"/>
      <w:lvlText w:val="•"/>
      <w:lvlJc w:val="left"/>
      <w:pPr>
        <w:ind w:left="8715" w:hanging="470"/>
      </w:pPr>
      <w:rPr>
        <w:rFonts w:hint="default"/>
      </w:rPr>
    </w:lvl>
    <w:lvl w:ilvl="8">
      <w:numFmt w:val="bullet"/>
      <w:lvlText w:val="•"/>
      <w:lvlJc w:val="left"/>
      <w:pPr>
        <w:ind w:left="9778" w:hanging="470"/>
      </w:pPr>
      <w:rPr>
        <w:rFonts w:hint="default"/>
      </w:rPr>
    </w:lvl>
  </w:abstractNum>
  <w:abstractNum w:abstractNumId="1">
    <w:nsid w:val="057926A7"/>
    <w:multiLevelType w:val="hybridMultilevel"/>
    <w:tmpl w:val="FA2868C2"/>
    <w:lvl w:ilvl="0" w:tplc="0B6C8B3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nsid w:val="060B096B"/>
    <w:multiLevelType w:val="multilevel"/>
    <w:tmpl w:val="5218D02C"/>
    <w:lvl w:ilvl="0">
      <w:start w:val="1"/>
      <w:numFmt w:val="decimal"/>
      <w:lvlText w:val="%1."/>
      <w:lvlJc w:val="left"/>
      <w:pPr>
        <w:ind w:left="1171" w:hanging="360"/>
      </w:pPr>
      <w:rPr>
        <w:rFonts w:hint="default"/>
        <w:b/>
        <w:bCs/>
      </w:rPr>
    </w:lvl>
    <w:lvl w:ilvl="1">
      <w:start w:val="1"/>
      <w:numFmt w:val="decimal"/>
      <w:isLgl/>
      <w:lvlText w:val="%1.%2."/>
      <w:lvlJc w:val="left"/>
      <w:pPr>
        <w:ind w:left="2239" w:hanging="720"/>
      </w:pPr>
      <w:rPr>
        <w:rFonts w:hint="default"/>
        <w:b/>
        <w:bCs/>
        <w:sz w:val="28"/>
      </w:rPr>
    </w:lvl>
    <w:lvl w:ilvl="2">
      <w:start w:val="1"/>
      <w:numFmt w:val="decimal"/>
      <w:isLgl/>
      <w:lvlText w:val="%1.%2.%3."/>
      <w:lvlJc w:val="left"/>
      <w:pPr>
        <w:ind w:left="2947" w:hanging="720"/>
      </w:pPr>
      <w:rPr>
        <w:rFonts w:hint="default"/>
        <w:sz w:val="28"/>
      </w:rPr>
    </w:lvl>
    <w:lvl w:ilvl="3">
      <w:start w:val="1"/>
      <w:numFmt w:val="decimal"/>
      <w:isLgl/>
      <w:lvlText w:val="%1.%2.%3.%4."/>
      <w:lvlJc w:val="left"/>
      <w:pPr>
        <w:ind w:left="4015" w:hanging="1080"/>
      </w:pPr>
      <w:rPr>
        <w:rFonts w:hint="default"/>
        <w:sz w:val="28"/>
      </w:rPr>
    </w:lvl>
    <w:lvl w:ilvl="4">
      <w:start w:val="1"/>
      <w:numFmt w:val="decimal"/>
      <w:isLgl/>
      <w:lvlText w:val="%1.%2.%3.%4.%5."/>
      <w:lvlJc w:val="left"/>
      <w:pPr>
        <w:ind w:left="4723" w:hanging="1080"/>
      </w:pPr>
      <w:rPr>
        <w:rFonts w:hint="default"/>
        <w:sz w:val="28"/>
      </w:rPr>
    </w:lvl>
    <w:lvl w:ilvl="5">
      <w:start w:val="1"/>
      <w:numFmt w:val="decimal"/>
      <w:isLgl/>
      <w:lvlText w:val="%1.%2.%3.%4.%5.%6."/>
      <w:lvlJc w:val="left"/>
      <w:pPr>
        <w:ind w:left="5791" w:hanging="1440"/>
      </w:pPr>
      <w:rPr>
        <w:rFonts w:hint="default"/>
        <w:sz w:val="28"/>
      </w:rPr>
    </w:lvl>
    <w:lvl w:ilvl="6">
      <w:start w:val="1"/>
      <w:numFmt w:val="decimal"/>
      <w:isLgl/>
      <w:lvlText w:val="%1.%2.%3.%4.%5.%6.%7."/>
      <w:lvlJc w:val="left"/>
      <w:pPr>
        <w:ind w:left="6499" w:hanging="1440"/>
      </w:pPr>
      <w:rPr>
        <w:rFonts w:hint="default"/>
        <w:sz w:val="28"/>
      </w:rPr>
    </w:lvl>
    <w:lvl w:ilvl="7">
      <w:start w:val="1"/>
      <w:numFmt w:val="decimal"/>
      <w:isLgl/>
      <w:lvlText w:val="%1.%2.%3.%4.%5.%6.%7.%8."/>
      <w:lvlJc w:val="left"/>
      <w:pPr>
        <w:ind w:left="7567" w:hanging="1800"/>
      </w:pPr>
      <w:rPr>
        <w:rFonts w:hint="default"/>
        <w:sz w:val="28"/>
      </w:rPr>
    </w:lvl>
    <w:lvl w:ilvl="8">
      <w:start w:val="1"/>
      <w:numFmt w:val="decimal"/>
      <w:isLgl/>
      <w:lvlText w:val="%1.%2.%3.%4.%5.%6.%7.%8.%9."/>
      <w:lvlJc w:val="left"/>
      <w:pPr>
        <w:ind w:left="8275" w:hanging="1800"/>
      </w:pPr>
      <w:rPr>
        <w:rFonts w:hint="default"/>
        <w:sz w:val="28"/>
      </w:rPr>
    </w:lvl>
  </w:abstractNum>
  <w:abstractNum w:abstractNumId="3">
    <w:nsid w:val="0DE10FF9"/>
    <w:multiLevelType w:val="multilevel"/>
    <w:tmpl w:val="E7DA1BF8"/>
    <w:lvl w:ilvl="0">
      <w:start w:val="1"/>
      <w:numFmt w:val="decimal"/>
      <w:lvlText w:val="%1."/>
      <w:lvlJc w:val="left"/>
      <w:pPr>
        <w:ind w:left="1972" w:hanging="269"/>
      </w:pPr>
      <w:rPr>
        <w:rFonts w:ascii="Arial" w:eastAsia="Arial" w:hAnsi="Arial" w:cs="Arial" w:hint="default"/>
        <w:w w:val="99"/>
        <w:sz w:val="24"/>
        <w:szCs w:val="24"/>
        <w:lang w:val="pt-PT" w:eastAsia="en-US" w:bidi="ar-SA"/>
      </w:rPr>
    </w:lvl>
    <w:lvl w:ilvl="1">
      <w:start w:val="1"/>
      <w:numFmt w:val="decimal"/>
      <w:lvlText w:val="%1.%2."/>
      <w:lvlJc w:val="left"/>
      <w:pPr>
        <w:ind w:left="3264" w:hanging="470"/>
      </w:pPr>
      <w:rPr>
        <w:rFonts w:ascii="Arial" w:eastAsia="Arial" w:hAnsi="Arial" w:cs="Arial" w:hint="default"/>
        <w:w w:val="99"/>
        <w:sz w:val="24"/>
        <w:szCs w:val="24"/>
        <w:lang w:val="pt-PT" w:eastAsia="en-US" w:bidi="ar-SA"/>
      </w:rPr>
    </w:lvl>
    <w:lvl w:ilvl="2">
      <w:numFmt w:val="bullet"/>
      <w:lvlText w:val="•"/>
      <w:lvlJc w:val="left"/>
      <w:pPr>
        <w:ind w:left="3400" w:hanging="470"/>
      </w:pPr>
      <w:rPr>
        <w:rFonts w:hint="default"/>
        <w:lang w:val="pt-PT" w:eastAsia="en-US" w:bidi="ar-SA"/>
      </w:rPr>
    </w:lvl>
    <w:lvl w:ilvl="3">
      <w:numFmt w:val="bullet"/>
      <w:lvlText w:val="•"/>
      <w:lvlJc w:val="left"/>
      <w:pPr>
        <w:ind w:left="4463" w:hanging="470"/>
      </w:pPr>
      <w:rPr>
        <w:rFonts w:hint="default"/>
        <w:lang w:val="pt-PT" w:eastAsia="en-US" w:bidi="ar-SA"/>
      </w:rPr>
    </w:lvl>
    <w:lvl w:ilvl="4">
      <w:numFmt w:val="bullet"/>
      <w:lvlText w:val="•"/>
      <w:lvlJc w:val="left"/>
      <w:pPr>
        <w:ind w:left="5526" w:hanging="470"/>
      </w:pPr>
      <w:rPr>
        <w:rFonts w:hint="default"/>
        <w:lang w:val="pt-PT" w:eastAsia="en-US" w:bidi="ar-SA"/>
      </w:rPr>
    </w:lvl>
    <w:lvl w:ilvl="5">
      <w:numFmt w:val="bullet"/>
      <w:lvlText w:val="•"/>
      <w:lvlJc w:val="left"/>
      <w:pPr>
        <w:ind w:left="6589" w:hanging="470"/>
      </w:pPr>
      <w:rPr>
        <w:rFonts w:hint="default"/>
        <w:lang w:val="pt-PT" w:eastAsia="en-US" w:bidi="ar-SA"/>
      </w:rPr>
    </w:lvl>
    <w:lvl w:ilvl="6">
      <w:numFmt w:val="bullet"/>
      <w:lvlText w:val="•"/>
      <w:lvlJc w:val="left"/>
      <w:pPr>
        <w:ind w:left="7652" w:hanging="470"/>
      </w:pPr>
      <w:rPr>
        <w:rFonts w:hint="default"/>
        <w:lang w:val="pt-PT" w:eastAsia="en-US" w:bidi="ar-SA"/>
      </w:rPr>
    </w:lvl>
    <w:lvl w:ilvl="7">
      <w:numFmt w:val="bullet"/>
      <w:lvlText w:val="•"/>
      <w:lvlJc w:val="left"/>
      <w:pPr>
        <w:ind w:left="8715" w:hanging="470"/>
      </w:pPr>
      <w:rPr>
        <w:rFonts w:hint="default"/>
        <w:lang w:val="pt-PT" w:eastAsia="en-US" w:bidi="ar-SA"/>
      </w:rPr>
    </w:lvl>
    <w:lvl w:ilvl="8">
      <w:numFmt w:val="bullet"/>
      <w:lvlText w:val="•"/>
      <w:lvlJc w:val="left"/>
      <w:pPr>
        <w:ind w:left="9778" w:hanging="470"/>
      </w:pPr>
      <w:rPr>
        <w:rFonts w:hint="default"/>
        <w:lang w:val="pt-PT" w:eastAsia="en-US" w:bidi="ar-SA"/>
      </w:rPr>
    </w:lvl>
  </w:abstractNum>
  <w:abstractNum w:abstractNumId="4">
    <w:nsid w:val="0FD87152"/>
    <w:multiLevelType w:val="hybridMultilevel"/>
    <w:tmpl w:val="56C2E872"/>
    <w:lvl w:ilvl="0" w:tplc="B5B0B9BE">
      <w:numFmt w:val="bullet"/>
      <w:lvlText w:val=""/>
      <w:lvlJc w:val="left"/>
      <w:pPr>
        <w:ind w:left="720" w:hanging="360"/>
      </w:pPr>
      <w:rPr>
        <w:rFonts w:ascii="Symbol" w:eastAsia="Symbol" w:hAnsi="Symbol" w:cs="Symbol" w:hint="default"/>
        <w:w w:val="100"/>
        <w:sz w:val="24"/>
        <w:szCs w:val="24"/>
        <w:lang w:val="pt-PT" w:eastAsia="pt-PT" w:bidi="pt-P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0187D7A"/>
    <w:multiLevelType w:val="multilevel"/>
    <w:tmpl w:val="46D023BA"/>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b w:val="0"/>
      </w:rPr>
    </w:lvl>
    <w:lvl w:ilvl="2">
      <w:start w:val="1"/>
      <w:numFmt w:val="decimal"/>
      <w:isLgl/>
      <w:lvlText w:val="%1.%2.%3."/>
      <w:lvlJc w:val="left"/>
      <w:pPr>
        <w:ind w:left="1770" w:hanging="720"/>
      </w:pPr>
      <w:rPr>
        <w:rFonts w:hint="default"/>
        <w:b w:val="0"/>
      </w:rPr>
    </w:lvl>
    <w:lvl w:ilvl="3">
      <w:start w:val="1"/>
      <w:numFmt w:val="decimal"/>
      <w:isLgl/>
      <w:lvlText w:val="%1.%2.%3.%4."/>
      <w:lvlJc w:val="left"/>
      <w:pPr>
        <w:ind w:left="2475" w:hanging="1080"/>
      </w:pPr>
      <w:rPr>
        <w:rFonts w:hint="default"/>
        <w:b w:val="0"/>
      </w:rPr>
    </w:lvl>
    <w:lvl w:ilvl="4">
      <w:start w:val="1"/>
      <w:numFmt w:val="decimal"/>
      <w:isLgl/>
      <w:lvlText w:val="%1.%2.%3.%4.%5."/>
      <w:lvlJc w:val="left"/>
      <w:pPr>
        <w:ind w:left="2820" w:hanging="1080"/>
      </w:pPr>
      <w:rPr>
        <w:rFonts w:hint="default"/>
        <w:b w:val="0"/>
      </w:rPr>
    </w:lvl>
    <w:lvl w:ilvl="5">
      <w:start w:val="1"/>
      <w:numFmt w:val="decimal"/>
      <w:isLgl/>
      <w:lvlText w:val="%1.%2.%3.%4.%5.%6."/>
      <w:lvlJc w:val="left"/>
      <w:pPr>
        <w:ind w:left="3525" w:hanging="1440"/>
      </w:pPr>
      <w:rPr>
        <w:rFonts w:hint="default"/>
        <w:b w:val="0"/>
      </w:rPr>
    </w:lvl>
    <w:lvl w:ilvl="6">
      <w:start w:val="1"/>
      <w:numFmt w:val="decimal"/>
      <w:isLgl/>
      <w:lvlText w:val="%1.%2.%3.%4.%5.%6.%7."/>
      <w:lvlJc w:val="left"/>
      <w:pPr>
        <w:ind w:left="3870" w:hanging="1440"/>
      </w:pPr>
      <w:rPr>
        <w:rFonts w:hint="default"/>
        <w:b w:val="0"/>
      </w:rPr>
    </w:lvl>
    <w:lvl w:ilvl="7">
      <w:start w:val="1"/>
      <w:numFmt w:val="decimal"/>
      <w:isLgl/>
      <w:lvlText w:val="%1.%2.%3.%4.%5.%6.%7.%8."/>
      <w:lvlJc w:val="left"/>
      <w:pPr>
        <w:ind w:left="4575" w:hanging="1800"/>
      </w:pPr>
      <w:rPr>
        <w:rFonts w:hint="default"/>
        <w:b w:val="0"/>
      </w:rPr>
    </w:lvl>
    <w:lvl w:ilvl="8">
      <w:start w:val="1"/>
      <w:numFmt w:val="decimal"/>
      <w:isLgl/>
      <w:lvlText w:val="%1.%2.%3.%4.%5.%6.%7.%8.%9."/>
      <w:lvlJc w:val="left"/>
      <w:pPr>
        <w:ind w:left="5280" w:hanging="2160"/>
      </w:pPr>
      <w:rPr>
        <w:rFonts w:hint="default"/>
        <w:b w:val="0"/>
      </w:rPr>
    </w:lvl>
  </w:abstractNum>
  <w:abstractNum w:abstractNumId="6">
    <w:nsid w:val="408029D9"/>
    <w:multiLevelType w:val="multilevel"/>
    <w:tmpl w:val="46D023BA"/>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b w:val="0"/>
      </w:rPr>
    </w:lvl>
    <w:lvl w:ilvl="2">
      <w:start w:val="1"/>
      <w:numFmt w:val="decimal"/>
      <w:isLgl/>
      <w:lvlText w:val="%1.%2.%3."/>
      <w:lvlJc w:val="left"/>
      <w:pPr>
        <w:ind w:left="1770" w:hanging="720"/>
      </w:pPr>
      <w:rPr>
        <w:rFonts w:hint="default"/>
        <w:b w:val="0"/>
      </w:rPr>
    </w:lvl>
    <w:lvl w:ilvl="3">
      <w:start w:val="1"/>
      <w:numFmt w:val="decimal"/>
      <w:isLgl/>
      <w:lvlText w:val="%1.%2.%3.%4."/>
      <w:lvlJc w:val="left"/>
      <w:pPr>
        <w:ind w:left="2475" w:hanging="1080"/>
      </w:pPr>
      <w:rPr>
        <w:rFonts w:hint="default"/>
        <w:b w:val="0"/>
      </w:rPr>
    </w:lvl>
    <w:lvl w:ilvl="4">
      <w:start w:val="1"/>
      <w:numFmt w:val="decimal"/>
      <w:isLgl/>
      <w:lvlText w:val="%1.%2.%3.%4.%5."/>
      <w:lvlJc w:val="left"/>
      <w:pPr>
        <w:ind w:left="2820" w:hanging="1080"/>
      </w:pPr>
      <w:rPr>
        <w:rFonts w:hint="default"/>
        <w:b w:val="0"/>
      </w:rPr>
    </w:lvl>
    <w:lvl w:ilvl="5">
      <w:start w:val="1"/>
      <w:numFmt w:val="decimal"/>
      <w:isLgl/>
      <w:lvlText w:val="%1.%2.%3.%4.%5.%6."/>
      <w:lvlJc w:val="left"/>
      <w:pPr>
        <w:ind w:left="3525" w:hanging="1440"/>
      </w:pPr>
      <w:rPr>
        <w:rFonts w:hint="default"/>
        <w:b w:val="0"/>
      </w:rPr>
    </w:lvl>
    <w:lvl w:ilvl="6">
      <w:start w:val="1"/>
      <w:numFmt w:val="decimal"/>
      <w:isLgl/>
      <w:lvlText w:val="%1.%2.%3.%4.%5.%6.%7."/>
      <w:lvlJc w:val="left"/>
      <w:pPr>
        <w:ind w:left="3870" w:hanging="1440"/>
      </w:pPr>
      <w:rPr>
        <w:rFonts w:hint="default"/>
        <w:b w:val="0"/>
      </w:rPr>
    </w:lvl>
    <w:lvl w:ilvl="7">
      <w:start w:val="1"/>
      <w:numFmt w:val="decimal"/>
      <w:isLgl/>
      <w:lvlText w:val="%1.%2.%3.%4.%5.%6.%7.%8."/>
      <w:lvlJc w:val="left"/>
      <w:pPr>
        <w:ind w:left="4575" w:hanging="1800"/>
      </w:pPr>
      <w:rPr>
        <w:rFonts w:hint="default"/>
        <w:b w:val="0"/>
      </w:rPr>
    </w:lvl>
    <w:lvl w:ilvl="8">
      <w:start w:val="1"/>
      <w:numFmt w:val="decimal"/>
      <w:isLgl/>
      <w:lvlText w:val="%1.%2.%3.%4.%5.%6.%7.%8.%9."/>
      <w:lvlJc w:val="left"/>
      <w:pPr>
        <w:ind w:left="5280" w:hanging="2160"/>
      </w:pPr>
      <w:rPr>
        <w:rFonts w:hint="default"/>
        <w:b w:val="0"/>
      </w:rPr>
    </w:lvl>
  </w:abstractNum>
  <w:abstractNum w:abstractNumId="7">
    <w:nsid w:val="44606A6F"/>
    <w:multiLevelType w:val="hybridMultilevel"/>
    <w:tmpl w:val="F1969F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545C09DD"/>
    <w:multiLevelType w:val="hybridMultilevel"/>
    <w:tmpl w:val="3AC8699E"/>
    <w:lvl w:ilvl="0" w:tplc="04160001">
      <w:start w:val="1"/>
      <w:numFmt w:val="bullet"/>
      <w:lvlText w:val=""/>
      <w:lvlJc w:val="left"/>
      <w:pPr>
        <w:ind w:left="504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4F15EFE"/>
    <w:multiLevelType w:val="hybridMultilevel"/>
    <w:tmpl w:val="F1A6F3C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60D80839"/>
    <w:multiLevelType w:val="multilevel"/>
    <w:tmpl w:val="FA88D602"/>
    <w:lvl w:ilvl="0">
      <w:start w:val="1"/>
      <w:numFmt w:val="decimal"/>
      <w:lvlText w:val="%1."/>
      <w:lvlJc w:val="right"/>
      <w:pPr>
        <w:ind w:left="1972" w:hanging="269"/>
      </w:pPr>
      <w:rPr>
        <w:rFonts w:ascii="Arial" w:eastAsia="Arial" w:hAnsi="Arial" w:cs="Arial" w:hint="default"/>
        <w:w w:val="99"/>
        <w:sz w:val="24"/>
        <w:szCs w:val="24"/>
        <w:lang w:val="pt-PT" w:eastAsia="en-US" w:bidi="ar-SA"/>
      </w:rPr>
    </w:lvl>
    <w:lvl w:ilvl="1">
      <w:start w:val="1"/>
      <w:numFmt w:val="decimal"/>
      <w:lvlText w:val="%1.%2."/>
      <w:lvlJc w:val="left"/>
      <w:pPr>
        <w:ind w:left="3264" w:hanging="470"/>
      </w:pPr>
      <w:rPr>
        <w:rFonts w:ascii="Arial" w:eastAsia="Arial" w:hAnsi="Arial" w:cs="Arial" w:hint="default"/>
        <w:w w:val="99"/>
        <w:sz w:val="24"/>
        <w:szCs w:val="24"/>
        <w:lang w:val="pt-PT" w:eastAsia="en-US" w:bidi="ar-SA"/>
      </w:rPr>
    </w:lvl>
    <w:lvl w:ilvl="2">
      <w:numFmt w:val="bullet"/>
      <w:lvlText w:val="•"/>
      <w:lvlJc w:val="left"/>
      <w:pPr>
        <w:ind w:left="3400" w:hanging="470"/>
      </w:pPr>
      <w:rPr>
        <w:rFonts w:hint="default"/>
        <w:lang w:val="pt-PT" w:eastAsia="en-US" w:bidi="ar-SA"/>
      </w:rPr>
    </w:lvl>
    <w:lvl w:ilvl="3">
      <w:numFmt w:val="bullet"/>
      <w:lvlText w:val="•"/>
      <w:lvlJc w:val="left"/>
      <w:pPr>
        <w:ind w:left="4463" w:hanging="470"/>
      </w:pPr>
      <w:rPr>
        <w:rFonts w:hint="default"/>
        <w:lang w:val="pt-PT" w:eastAsia="en-US" w:bidi="ar-SA"/>
      </w:rPr>
    </w:lvl>
    <w:lvl w:ilvl="4">
      <w:numFmt w:val="bullet"/>
      <w:lvlText w:val="•"/>
      <w:lvlJc w:val="left"/>
      <w:pPr>
        <w:ind w:left="5526" w:hanging="470"/>
      </w:pPr>
      <w:rPr>
        <w:rFonts w:hint="default"/>
        <w:lang w:val="pt-PT" w:eastAsia="en-US" w:bidi="ar-SA"/>
      </w:rPr>
    </w:lvl>
    <w:lvl w:ilvl="5">
      <w:numFmt w:val="bullet"/>
      <w:lvlText w:val="•"/>
      <w:lvlJc w:val="left"/>
      <w:pPr>
        <w:ind w:left="6589" w:hanging="470"/>
      </w:pPr>
      <w:rPr>
        <w:rFonts w:hint="default"/>
        <w:lang w:val="pt-PT" w:eastAsia="en-US" w:bidi="ar-SA"/>
      </w:rPr>
    </w:lvl>
    <w:lvl w:ilvl="6">
      <w:numFmt w:val="bullet"/>
      <w:lvlText w:val="•"/>
      <w:lvlJc w:val="left"/>
      <w:pPr>
        <w:ind w:left="7652" w:hanging="470"/>
      </w:pPr>
      <w:rPr>
        <w:rFonts w:hint="default"/>
        <w:lang w:val="pt-PT" w:eastAsia="en-US" w:bidi="ar-SA"/>
      </w:rPr>
    </w:lvl>
    <w:lvl w:ilvl="7">
      <w:numFmt w:val="bullet"/>
      <w:lvlText w:val="•"/>
      <w:lvlJc w:val="left"/>
      <w:pPr>
        <w:ind w:left="8715" w:hanging="470"/>
      </w:pPr>
      <w:rPr>
        <w:rFonts w:hint="default"/>
        <w:lang w:val="pt-PT" w:eastAsia="en-US" w:bidi="ar-SA"/>
      </w:rPr>
    </w:lvl>
    <w:lvl w:ilvl="8">
      <w:numFmt w:val="bullet"/>
      <w:lvlText w:val="•"/>
      <w:lvlJc w:val="left"/>
      <w:pPr>
        <w:ind w:left="9778" w:hanging="470"/>
      </w:pPr>
      <w:rPr>
        <w:rFonts w:hint="default"/>
        <w:lang w:val="pt-PT" w:eastAsia="en-US" w:bidi="ar-SA"/>
      </w:rPr>
    </w:lvl>
  </w:abstractNum>
  <w:abstractNum w:abstractNumId="11">
    <w:nsid w:val="6B2A7657"/>
    <w:multiLevelType w:val="hybridMultilevel"/>
    <w:tmpl w:val="6AE2C6E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765B536F"/>
    <w:multiLevelType w:val="multilevel"/>
    <w:tmpl w:val="75FCC54A"/>
    <w:lvl w:ilvl="0">
      <w:start w:val="1"/>
      <w:numFmt w:val="decimal"/>
      <w:lvlText w:val="%1."/>
      <w:lvlJc w:val="left"/>
      <w:pPr>
        <w:ind w:left="1171" w:hanging="360"/>
      </w:pPr>
      <w:rPr>
        <w:rFonts w:hint="default"/>
      </w:rPr>
    </w:lvl>
    <w:lvl w:ilvl="1">
      <w:start w:val="1"/>
      <w:numFmt w:val="decimal"/>
      <w:isLgl/>
      <w:lvlText w:val="%1.%2."/>
      <w:lvlJc w:val="left"/>
      <w:pPr>
        <w:ind w:left="1531" w:hanging="720"/>
      </w:pPr>
      <w:rPr>
        <w:rFonts w:hint="default"/>
      </w:rPr>
    </w:lvl>
    <w:lvl w:ilvl="2">
      <w:start w:val="1"/>
      <w:numFmt w:val="decimal"/>
      <w:isLgl/>
      <w:lvlText w:val="%1.%2.%3."/>
      <w:lvlJc w:val="left"/>
      <w:pPr>
        <w:ind w:left="1531" w:hanging="720"/>
      </w:pPr>
      <w:rPr>
        <w:rFonts w:hint="default"/>
      </w:rPr>
    </w:lvl>
    <w:lvl w:ilvl="3">
      <w:start w:val="1"/>
      <w:numFmt w:val="decimal"/>
      <w:isLgl/>
      <w:lvlText w:val="%1.%2.%3.%4."/>
      <w:lvlJc w:val="left"/>
      <w:pPr>
        <w:ind w:left="1891" w:hanging="1080"/>
      </w:pPr>
      <w:rPr>
        <w:rFonts w:hint="default"/>
      </w:rPr>
    </w:lvl>
    <w:lvl w:ilvl="4">
      <w:start w:val="1"/>
      <w:numFmt w:val="decimal"/>
      <w:isLgl/>
      <w:lvlText w:val="%1.%2.%3.%4.%5."/>
      <w:lvlJc w:val="left"/>
      <w:pPr>
        <w:ind w:left="2251" w:hanging="1440"/>
      </w:pPr>
      <w:rPr>
        <w:rFonts w:hint="default"/>
      </w:rPr>
    </w:lvl>
    <w:lvl w:ilvl="5">
      <w:start w:val="1"/>
      <w:numFmt w:val="decimal"/>
      <w:isLgl/>
      <w:lvlText w:val="%1.%2.%3.%4.%5.%6."/>
      <w:lvlJc w:val="left"/>
      <w:pPr>
        <w:ind w:left="2251" w:hanging="1440"/>
      </w:pPr>
      <w:rPr>
        <w:rFonts w:hint="default"/>
      </w:rPr>
    </w:lvl>
    <w:lvl w:ilvl="6">
      <w:start w:val="1"/>
      <w:numFmt w:val="decimal"/>
      <w:isLgl/>
      <w:lvlText w:val="%1.%2.%3.%4.%5.%6.%7."/>
      <w:lvlJc w:val="left"/>
      <w:pPr>
        <w:ind w:left="2611" w:hanging="1800"/>
      </w:pPr>
      <w:rPr>
        <w:rFonts w:hint="default"/>
      </w:rPr>
    </w:lvl>
    <w:lvl w:ilvl="7">
      <w:start w:val="1"/>
      <w:numFmt w:val="decimal"/>
      <w:isLgl/>
      <w:lvlText w:val="%1.%2.%3.%4.%5.%6.%7.%8."/>
      <w:lvlJc w:val="left"/>
      <w:pPr>
        <w:ind w:left="2611" w:hanging="1800"/>
      </w:pPr>
      <w:rPr>
        <w:rFonts w:hint="default"/>
      </w:rPr>
    </w:lvl>
    <w:lvl w:ilvl="8">
      <w:start w:val="1"/>
      <w:numFmt w:val="decimal"/>
      <w:isLgl/>
      <w:lvlText w:val="%1.%2.%3.%4.%5.%6.%7.%8.%9."/>
      <w:lvlJc w:val="left"/>
      <w:pPr>
        <w:ind w:left="2971" w:hanging="2160"/>
      </w:pPr>
      <w:rPr>
        <w:rFonts w:hint="default"/>
      </w:rPr>
    </w:lvl>
  </w:abstractNum>
  <w:num w:numId="1">
    <w:abstractNumId w:val="2"/>
  </w:num>
  <w:num w:numId="2">
    <w:abstractNumId w:val="5"/>
  </w:num>
  <w:num w:numId="3">
    <w:abstractNumId w:val="8"/>
  </w:num>
  <w:num w:numId="4">
    <w:abstractNumId w:val="4"/>
  </w:num>
  <w:num w:numId="5">
    <w:abstractNumId w:val="6"/>
  </w:num>
  <w:num w:numId="6">
    <w:abstractNumId w:val="10"/>
  </w:num>
  <w:num w:numId="7">
    <w:abstractNumId w:val="3"/>
  </w:num>
  <w:num w:numId="8">
    <w:abstractNumId w:val="0"/>
  </w:num>
  <w:num w:numId="9">
    <w:abstractNumId w:val="1"/>
  </w:num>
  <w:num w:numId="10">
    <w:abstractNumId w:val="12"/>
  </w:num>
  <w:num w:numId="11">
    <w:abstractNumId w:val="7"/>
  </w:num>
  <w:num w:numId="12">
    <w:abstractNumId w:val="11"/>
  </w:num>
  <w:num w:numId="13">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sadora de Araujo Barbosa Ribeiro">
    <w15:presenceInfo w15:providerId="None" w15:userId="Isadora de Araujo Barbosa Ribeiro"/>
  </w15:person>
  <w15:person w15:author="Rafael Martins Alves">
    <w15:presenceInfo w15:providerId="None" w15:userId="Rafael Martins 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CDA"/>
    <w:rsid w:val="00011DDB"/>
    <w:rsid w:val="00086278"/>
    <w:rsid w:val="00087501"/>
    <w:rsid w:val="000C489A"/>
    <w:rsid w:val="00131476"/>
    <w:rsid w:val="001527A8"/>
    <w:rsid w:val="001B3B08"/>
    <w:rsid w:val="001B5E0D"/>
    <w:rsid w:val="001E017A"/>
    <w:rsid w:val="001E14AB"/>
    <w:rsid w:val="001E19D5"/>
    <w:rsid w:val="001E577A"/>
    <w:rsid w:val="00242F43"/>
    <w:rsid w:val="002566DB"/>
    <w:rsid w:val="00291101"/>
    <w:rsid w:val="002A1510"/>
    <w:rsid w:val="00357546"/>
    <w:rsid w:val="00362343"/>
    <w:rsid w:val="00384E16"/>
    <w:rsid w:val="003A2F7E"/>
    <w:rsid w:val="003F5D8B"/>
    <w:rsid w:val="004379D6"/>
    <w:rsid w:val="00442BAB"/>
    <w:rsid w:val="0044305F"/>
    <w:rsid w:val="00455843"/>
    <w:rsid w:val="00456EC6"/>
    <w:rsid w:val="004A0F86"/>
    <w:rsid w:val="004C7193"/>
    <w:rsid w:val="0051633D"/>
    <w:rsid w:val="00526A1D"/>
    <w:rsid w:val="005A167D"/>
    <w:rsid w:val="005A66E0"/>
    <w:rsid w:val="005D02A2"/>
    <w:rsid w:val="00621C82"/>
    <w:rsid w:val="006327A9"/>
    <w:rsid w:val="006838E9"/>
    <w:rsid w:val="006A5C85"/>
    <w:rsid w:val="006D63E3"/>
    <w:rsid w:val="00700A9E"/>
    <w:rsid w:val="0073282B"/>
    <w:rsid w:val="00735ECC"/>
    <w:rsid w:val="00764354"/>
    <w:rsid w:val="0078055B"/>
    <w:rsid w:val="00786343"/>
    <w:rsid w:val="007C1545"/>
    <w:rsid w:val="007E2AD1"/>
    <w:rsid w:val="007F6A78"/>
    <w:rsid w:val="008A5407"/>
    <w:rsid w:val="008C28E9"/>
    <w:rsid w:val="009337BC"/>
    <w:rsid w:val="0097230E"/>
    <w:rsid w:val="009737A5"/>
    <w:rsid w:val="00995CDA"/>
    <w:rsid w:val="0099665B"/>
    <w:rsid w:val="009A14C0"/>
    <w:rsid w:val="00A12F27"/>
    <w:rsid w:val="00A75799"/>
    <w:rsid w:val="00A816F4"/>
    <w:rsid w:val="00A85D38"/>
    <w:rsid w:val="00AA432A"/>
    <w:rsid w:val="00AA784E"/>
    <w:rsid w:val="00AC7246"/>
    <w:rsid w:val="00AF34BE"/>
    <w:rsid w:val="00B204B0"/>
    <w:rsid w:val="00B20F71"/>
    <w:rsid w:val="00B266EE"/>
    <w:rsid w:val="00B67F60"/>
    <w:rsid w:val="00B83254"/>
    <w:rsid w:val="00C00389"/>
    <w:rsid w:val="00C05F0D"/>
    <w:rsid w:val="00C1319B"/>
    <w:rsid w:val="00C14564"/>
    <w:rsid w:val="00C35C00"/>
    <w:rsid w:val="00D12604"/>
    <w:rsid w:val="00D1431C"/>
    <w:rsid w:val="00D21554"/>
    <w:rsid w:val="00D40F0D"/>
    <w:rsid w:val="00D81020"/>
    <w:rsid w:val="00D810C7"/>
    <w:rsid w:val="00D92DC7"/>
    <w:rsid w:val="00DA65CF"/>
    <w:rsid w:val="00DC22EE"/>
    <w:rsid w:val="00E10938"/>
    <w:rsid w:val="00E32D9F"/>
    <w:rsid w:val="00E35BDF"/>
    <w:rsid w:val="00E717D1"/>
    <w:rsid w:val="00E922D7"/>
    <w:rsid w:val="00EB218E"/>
    <w:rsid w:val="00ED3DCB"/>
    <w:rsid w:val="00EE3A40"/>
    <w:rsid w:val="00F662C0"/>
    <w:rsid w:val="00F867E5"/>
    <w:rsid w:val="00FC4B3F"/>
    <w:rsid w:val="00FE142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B4023"/>
  <w15:chartTrackingRefBased/>
  <w15:docId w15:val="{8138594F-46F4-4069-A8A4-C56A13438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566DB"/>
    <w:pPr>
      <w:widowControl w:val="0"/>
      <w:autoSpaceDE w:val="0"/>
      <w:autoSpaceDN w:val="0"/>
      <w:spacing w:after="0" w:line="360" w:lineRule="auto"/>
      <w:ind w:firstLine="709"/>
      <w:jc w:val="both"/>
    </w:pPr>
    <w:rPr>
      <w:rFonts w:ascii="Arial" w:eastAsia="Arial" w:hAnsi="Arial" w:cs="Arial"/>
      <w:lang w:val="pt-PT" w:eastAsia="pt-PT" w:bidi="pt-PT"/>
    </w:rPr>
  </w:style>
  <w:style w:type="paragraph" w:styleId="Ttulo1">
    <w:name w:val="heading 1"/>
    <w:basedOn w:val="Normal"/>
    <w:link w:val="Ttulo1Char"/>
    <w:uiPriority w:val="1"/>
    <w:qFormat/>
    <w:rsid w:val="002566DB"/>
    <w:pPr>
      <w:spacing w:before="255"/>
      <w:ind w:left="102"/>
      <w:outlineLvl w:val="0"/>
    </w:pPr>
    <w:rPr>
      <w:b/>
      <w:bCs/>
      <w:sz w:val="32"/>
      <w:szCs w:val="32"/>
    </w:rPr>
  </w:style>
  <w:style w:type="paragraph" w:styleId="Ttulo2">
    <w:name w:val="heading 2"/>
    <w:basedOn w:val="Normal"/>
    <w:next w:val="Normal"/>
    <w:link w:val="Ttulo2Char"/>
    <w:uiPriority w:val="9"/>
    <w:unhideWhenUsed/>
    <w:qFormat/>
    <w:rsid w:val="00384E16"/>
    <w:pPr>
      <w:keepNext/>
      <w:keepLines/>
      <w:spacing w:before="40"/>
      <w:outlineLvl w:val="1"/>
    </w:pPr>
    <w:rPr>
      <w:rFonts w:eastAsiaTheme="majorEastAsia" w:cstheme="majorBidi"/>
      <w:b/>
      <w:sz w:val="24"/>
      <w:szCs w:val="26"/>
    </w:rPr>
  </w:style>
  <w:style w:type="paragraph" w:styleId="Ttulo4">
    <w:name w:val="heading 4"/>
    <w:basedOn w:val="Normal"/>
    <w:next w:val="Normal"/>
    <w:link w:val="Ttulo4Char"/>
    <w:uiPriority w:val="9"/>
    <w:unhideWhenUsed/>
    <w:qFormat/>
    <w:rsid w:val="002566D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2566DB"/>
    <w:rPr>
      <w:rFonts w:ascii="Arial" w:eastAsia="Arial" w:hAnsi="Arial" w:cs="Arial"/>
      <w:b/>
      <w:bCs/>
      <w:sz w:val="32"/>
      <w:szCs w:val="32"/>
      <w:lang w:val="pt-PT" w:eastAsia="pt-PT" w:bidi="pt-PT"/>
    </w:rPr>
  </w:style>
  <w:style w:type="character" w:customStyle="1" w:styleId="Ttulo4Char">
    <w:name w:val="Título 4 Char"/>
    <w:basedOn w:val="Fontepargpadro"/>
    <w:link w:val="Ttulo4"/>
    <w:uiPriority w:val="9"/>
    <w:rsid w:val="002566DB"/>
    <w:rPr>
      <w:rFonts w:asciiTheme="majorHAnsi" w:eastAsiaTheme="majorEastAsia" w:hAnsiTheme="majorHAnsi" w:cstheme="majorBidi"/>
      <w:i/>
      <w:iCs/>
      <w:color w:val="2E74B5" w:themeColor="accent1" w:themeShade="BF"/>
      <w:lang w:val="pt-PT" w:eastAsia="pt-PT" w:bidi="pt-PT"/>
    </w:rPr>
  </w:style>
  <w:style w:type="paragraph" w:styleId="Sumrio1">
    <w:name w:val="toc 1"/>
    <w:basedOn w:val="Normal"/>
    <w:uiPriority w:val="39"/>
    <w:qFormat/>
    <w:rsid w:val="002566DB"/>
    <w:pPr>
      <w:spacing w:before="238"/>
      <w:ind w:right="821"/>
      <w:jc w:val="right"/>
    </w:pPr>
    <w:rPr>
      <w:sz w:val="24"/>
      <w:szCs w:val="24"/>
    </w:rPr>
  </w:style>
  <w:style w:type="paragraph" w:styleId="Corpodetexto">
    <w:name w:val="Body Text"/>
    <w:basedOn w:val="Normal"/>
    <w:link w:val="CorpodetextoChar"/>
    <w:uiPriority w:val="1"/>
    <w:qFormat/>
    <w:rsid w:val="002566DB"/>
    <w:rPr>
      <w:sz w:val="24"/>
      <w:szCs w:val="24"/>
    </w:rPr>
  </w:style>
  <w:style w:type="character" w:customStyle="1" w:styleId="CorpodetextoChar">
    <w:name w:val="Corpo de texto Char"/>
    <w:basedOn w:val="Fontepargpadro"/>
    <w:link w:val="Corpodetexto"/>
    <w:uiPriority w:val="1"/>
    <w:rsid w:val="002566DB"/>
    <w:rPr>
      <w:rFonts w:ascii="Arial" w:eastAsia="Arial" w:hAnsi="Arial" w:cs="Arial"/>
      <w:sz w:val="24"/>
      <w:szCs w:val="24"/>
      <w:lang w:val="pt-PT" w:eastAsia="pt-PT" w:bidi="pt-PT"/>
    </w:rPr>
  </w:style>
  <w:style w:type="paragraph" w:styleId="PargrafodaLista">
    <w:name w:val="List Paragraph"/>
    <w:basedOn w:val="Normal"/>
    <w:uiPriority w:val="34"/>
    <w:qFormat/>
    <w:rsid w:val="002566DB"/>
    <w:pPr>
      <w:spacing w:before="135"/>
      <w:ind w:left="1530" w:hanging="360"/>
    </w:pPr>
  </w:style>
  <w:style w:type="table" w:styleId="Tabelacomgrade">
    <w:name w:val="Table Grid"/>
    <w:basedOn w:val="Tabelanormal"/>
    <w:uiPriority w:val="39"/>
    <w:rsid w:val="00AA432A"/>
    <w:pPr>
      <w:spacing w:after="0" w:line="240" w:lineRule="auto"/>
      <w:ind w:left="10" w:right="2854"/>
    </w:pPr>
    <w:rPr>
      <w:rFonts w:ascii="Arial" w:hAnsi="Arial" w:cs="Arial"/>
      <w:b/>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5B9BD5" w:themeFill="accent1"/>
      <w:vAlign w:val="center"/>
    </w:tcPr>
  </w:style>
  <w:style w:type="table" w:customStyle="1" w:styleId="1">
    <w:name w:val="1"/>
    <w:basedOn w:val="Tabelanormal"/>
    <w:rsid w:val="002566DB"/>
    <w:pPr>
      <w:spacing w:after="0" w:line="240" w:lineRule="auto"/>
      <w:ind w:left="10" w:right="2854"/>
      <w:jc w:val="both"/>
    </w:pPr>
    <w:rPr>
      <w:rFonts w:ascii="Arial" w:eastAsia="Arial" w:hAnsi="Arial" w:cs="Arial"/>
      <w:sz w:val="24"/>
      <w:szCs w:val="24"/>
      <w:lang w:eastAsia="pt-BR"/>
    </w:rPr>
    <w:tblPr>
      <w:tblStyleRowBandSize w:val="1"/>
      <w:tblStyleColBandSize w:val="1"/>
      <w:tblInd w:w="0" w:type="dxa"/>
      <w:tblCellMar>
        <w:top w:w="0" w:type="dxa"/>
        <w:left w:w="108" w:type="dxa"/>
        <w:bottom w:w="0" w:type="dxa"/>
        <w:right w:w="108" w:type="dxa"/>
      </w:tblCellMar>
    </w:tblPr>
  </w:style>
  <w:style w:type="paragraph" w:styleId="CabealhodoSumrio">
    <w:name w:val="TOC Heading"/>
    <w:basedOn w:val="Ttulo1"/>
    <w:next w:val="Normal"/>
    <w:uiPriority w:val="39"/>
    <w:unhideWhenUsed/>
    <w:qFormat/>
    <w:rsid w:val="002566DB"/>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2E74B5" w:themeColor="accent1" w:themeShade="BF"/>
      <w:lang w:val="pt-BR" w:eastAsia="pt-BR" w:bidi="ar-SA"/>
    </w:rPr>
  </w:style>
  <w:style w:type="paragraph" w:styleId="Sumrio2">
    <w:name w:val="toc 2"/>
    <w:basedOn w:val="Normal"/>
    <w:next w:val="Normal"/>
    <w:autoRedefine/>
    <w:uiPriority w:val="39"/>
    <w:unhideWhenUsed/>
    <w:rsid w:val="002566DB"/>
    <w:pPr>
      <w:spacing w:after="100"/>
      <w:ind w:left="220"/>
    </w:pPr>
  </w:style>
  <w:style w:type="character" w:styleId="Hyperlink">
    <w:name w:val="Hyperlink"/>
    <w:basedOn w:val="Fontepargpadro"/>
    <w:uiPriority w:val="99"/>
    <w:unhideWhenUsed/>
    <w:rsid w:val="002566DB"/>
    <w:rPr>
      <w:color w:val="0563C1" w:themeColor="hyperlink"/>
      <w:u w:val="single"/>
    </w:rPr>
  </w:style>
  <w:style w:type="paragraph" w:customStyle="1" w:styleId="Default">
    <w:name w:val="Default"/>
    <w:rsid w:val="002566DB"/>
    <w:pPr>
      <w:autoSpaceDE w:val="0"/>
      <w:autoSpaceDN w:val="0"/>
      <w:adjustRightInd w:val="0"/>
      <w:spacing w:after="0" w:line="240" w:lineRule="auto"/>
    </w:pPr>
    <w:rPr>
      <w:rFonts w:ascii="Arial" w:hAnsi="Arial" w:cs="Arial"/>
      <w:color w:val="000000"/>
      <w:sz w:val="24"/>
      <w:szCs w:val="24"/>
    </w:rPr>
  </w:style>
  <w:style w:type="paragraph" w:customStyle="1" w:styleId="card-text">
    <w:name w:val="card-text"/>
    <w:basedOn w:val="Normal"/>
    <w:rsid w:val="002566DB"/>
    <w:pPr>
      <w:widowControl/>
      <w:autoSpaceDE/>
      <w:autoSpaceDN/>
      <w:spacing w:before="100" w:beforeAutospacing="1" w:after="100" w:afterAutospacing="1" w:line="240" w:lineRule="auto"/>
      <w:ind w:firstLine="0"/>
      <w:jc w:val="left"/>
    </w:pPr>
    <w:rPr>
      <w:rFonts w:ascii="Times New Roman" w:eastAsia="Times New Roman" w:hAnsi="Times New Roman" w:cs="Times New Roman"/>
      <w:sz w:val="24"/>
      <w:szCs w:val="24"/>
      <w:lang w:val="pt-BR" w:eastAsia="pt-BR" w:bidi="ar-SA"/>
    </w:rPr>
  </w:style>
  <w:style w:type="paragraph" w:styleId="Sumrio3">
    <w:name w:val="toc 3"/>
    <w:basedOn w:val="Normal"/>
    <w:next w:val="Normal"/>
    <w:autoRedefine/>
    <w:uiPriority w:val="39"/>
    <w:unhideWhenUsed/>
    <w:rsid w:val="003A2F7E"/>
    <w:pPr>
      <w:widowControl/>
      <w:autoSpaceDE/>
      <w:autoSpaceDN/>
      <w:spacing w:after="100" w:line="259" w:lineRule="auto"/>
      <w:ind w:left="440" w:firstLine="0"/>
      <w:jc w:val="left"/>
    </w:pPr>
    <w:rPr>
      <w:rFonts w:asciiTheme="minorHAnsi" w:eastAsiaTheme="minorEastAsia" w:hAnsiTheme="minorHAnsi" w:cs="Times New Roman"/>
      <w:lang w:val="pt-BR" w:eastAsia="pt-BR" w:bidi="ar-SA"/>
    </w:rPr>
  </w:style>
  <w:style w:type="paragraph" w:styleId="Cabealho">
    <w:name w:val="header"/>
    <w:basedOn w:val="Normal"/>
    <w:link w:val="CabealhoChar"/>
    <w:uiPriority w:val="99"/>
    <w:unhideWhenUsed/>
    <w:rsid w:val="00E35BDF"/>
    <w:pPr>
      <w:tabs>
        <w:tab w:val="center" w:pos="4252"/>
        <w:tab w:val="right" w:pos="8504"/>
      </w:tabs>
      <w:spacing w:line="240" w:lineRule="auto"/>
    </w:pPr>
  </w:style>
  <w:style w:type="character" w:customStyle="1" w:styleId="CabealhoChar">
    <w:name w:val="Cabeçalho Char"/>
    <w:basedOn w:val="Fontepargpadro"/>
    <w:link w:val="Cabealho"/>
    <w:uiPriority w:val="99"/>
    <w:rsid w:val="00E35BDF"/>
    <w:rPr>
      <w:rFonts w:ascii="Arial" w:eastAsia="Arial" w:hAnsi="Arial" w:cs="Arial"/>
      <w:lang w:val="pt-PT" w:eastAsia="pt-PT" w:bidi="pt-PT"/>
    </w:rPr>
  </w:style>
  <w:style w:type="paragraph" w:styleId="Rodap">
    <w:name w:val="footer"/>
    <w:basedOn w:val="Normal"/>
    <w:link w:val="RodapChar"/>
    <w:uiPriority w:val="99"/>
    <w:unhideWhenUsed/>
    <w:rsid w:val="00E35BDF"/>
    <w:pPr>
      <w:tabs>
        <w:tab w:val="center" w:pos="4252"/>
        <w:tab w:val="right" w:pos="8504"/>
      </w:tabs>
      <w:spacing w:line="240" w:lineRule="auto"/>
    </w:pPr>
  </w:style>
  <w:style w:type="character" w:customStyle="1" w:styleId="RodapChar">
    <w:name w:val="Rodapé Char"/>
    <w:basedOn w:val="Fontepargpadro"/>
    <w:link w:val="Rodap"/>
    <w:uiPriority w:val="99"/>
    <w:rsid w:val="00E35BDF"/>
    <w:rPr>
      <w:rFonts w:ascii="Arial" w:eastAsia="Arial" w:hAnsi="Arial" w:cs="Arial"/>
      <w:lang w:val="pt-PT" w:eastAsia="pt-PT" w:bidi="pt-PT"/>
    </w:rPr>
  </w:style>
  <w:style w:type="paragraph" w:styleId="Textodenotadefim">
    <w:name w:val="endnote text"/>
    <w:basedOn w:val="Normal"/>
    <w:link w:val="TextodenotadefimChar"/>
    <w:uiPriority w:val="99"/>
    <w:semiHidden/>
    <w:unhideWhenUsed/>
    <w:rsid w:val="0097230E"/>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97230E"/>
    <w:rPr>
      <w:rFonts w:ascii="Arial" w:eastAsia="Arial" w:hAnsi="Arial" w:cs="Arial"/>
      <w:sz w:val="20"/>
      <w:szCs w:val="20"/>
      <w:lang w:val="pt-PT" w:eastAsia="pt-PT" w:bidi="pt-PT"/>
    </w:rPr>
  </w:style>
  <w:style w:type="character" w:styleId="Refdenotadefim">
    <w:name w:val="endnote reference"/>
    <w:basedOn w:val="Fontepargpadro"/>
    <w:uiPriority w:val="99"/>
    <w:semiHidden/>
    <w:unhideWhenUsed/>
    <w:rsid w:val="0097230E"/>
    <w:rPr>
      <w:vertAlign w:val="superscript"/>
    </w:rPr>
  </w:style>
  <w:style w:type="paragraph" w:styleId="Subttulo">
    <w:name w:val="Subtitle"/>
    <w:basedOn w:val="Normal"/>
    <w:next w:val="Normal"/>
    <w:link w:val="SubttuloChar"/>
    <w:uiPriority w:val="11"/>
    <w:qFormat/>
    <w:rsid w:val="001B3B08"/>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1B3B08"/>
    <w:rPr>
      <w:rFonts w:eastAsiaTheme="minorEastAsia"/>
      <w:color w:val="5A5A5A" w:themeColor="text1" w:themeTint="A5"/>
      <w:spacing w:val="15"/>
      <w:lang w:val="pt-PT" w:eastAsia="pt-PT" w:bidi="pt-PT"/>
    </w:rPr>
  </w:style>
  <w:style w:type="character" w:customStyle="1" w:styleId="Ttulo2Char">
    <w:name w:val="Título 2 Char"/>
    <w:basedOn w:val="Fontepargpadro"/>
    <w:link w:val="Ttulo2"/>
    <w:uiPriority w:val="9"/>
    <w:rsid w:val="00384E16"/>
    <w:rPr>
      <w:rFonts w:ascii="Arial" w:eastAsiaTheme="majorEastAsia" w:hAnsi="Arial" w:cstheme="majorBidi"/>
      <w:b/>
      <w:sz w:val="24"/>
      <w:szCs w:val="26"/>
      <w:lang w:val="pt-PT" w:eastAsia="pt-PT" w:bidi="pt-PT"/>
    </w:rPr>
  </w:style>
  <w:style w:type="table" w:styleId="TabeladeGradeClara">
    <w:name w:val="Grid Table Light"/>
    <w:basedOn w:val="Tabelanormal"/>
    <w:uiPriority w:val="40"/>
    <w:rsid w:val="00AA432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4379D6"/>
    <w:rPr>
      <w:sz w:val="16"/>
      <w:szCs w:val="16"/>
    </w:rPr>
  </w:style>
  <w:style w:type="paragraph" w:styleId="Textodecomentrio">
    <w:name w:val="annotation text"/>
    <w:basedOn w:val="Normal"/>
    <w:link w:val="TextodecomentrioChar"/>
    <w:uiPriority w:val="99"/>
    <w:semiHidden/>
    <w:unhideWhenUsed/>
    <w:rsid w:val="004379D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379D6"/>
    <w:rPr>
      <w:rFonts w:ascii="Arial" w:eastAsia="Arial" w:hAnsi="Arial" w:cs="Arial"/>
      <w:sz w:val="20"/>
      <w:szCs w:val="20"/>
      <w:lang w:val="pt-PT" w:eastAsia="pt-PT" w:bidi="pt-PT"/>
    </w:rPr>
  </w:style>
  <w:style w:type="paragraph" w:styleId="Assuntodocomentrio">
    <w:name w:val="annotation subject"/>
    <w:basedOn w:val="Textodecomentrio"/>
    <w:next w:val="Textodecomentrio"/>
    <w:link w:val="AssuntodocomentrioChar"/>
    <w:uiPriority w:val="99"/>
    <w:semiHidden/>
    <w:unhideWhenUsed/>
    <w:rsid w:val="004379D6"/>
    <w:rPr>
      <w:b/>
      <w:bCs/>
    </w:rPr>
  </w:style>
  <w:style w:type="character" w:customStyle="1" w:styleId="AssuntodocomentrioChar">
    <w:name w:val="Assunto do comentário Char"/>
    <w:basedOn w:val="TextodecomentrioChar"/>
    <w:link w:val="Assuntodocomentrio"/>
    <w:uiPriority w:val="99"/>
    <w:semiHidden/>
    <w:rsid w:val="004379D6"/>
    <w:rPr>
      <w:rFonts w:ascii="Arial" w:eastAsia="Arial" w:hAnsi="Arial" w:cs="Arial"/>
      <w:b/>
      <w:bCs/>
      <w:sz w:val="20"/>
      <w:szCs w:val="20"/>
      <w:lang w:val="pt-PT" w:eastAsia="pt-PT" w:bidi="pt-PT"/>
    </w:rPr>
  </w:style>
  <w:style w:type="paragraph" w:styleId="Textodebalo">
    <w:name w:val="Balloon Text"/>
    <w:basedOn w:val="Normal"/>
    <w:link w:val="TextodebaloChar"/>
    <w:uiPriority w:val="99"/>
    <w:semiHidden/>
    <w:unhideWhenUsed/>
    <w:rsid w:val="0078055B"/>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8055B"/>
    <w:rPr>
      <w:rFonts w:ascii="Segoe UI" w:eastAsia="Arial" w:hAnsi="Segoe UI" w:cs="Segoe UI"/>
      <w:sz w:val="18"/>
      <w:szCs w:val="18"/>
      <w:lang w:val="pt-PT" w:eastAsia="pt-PT" w:bidi="pt-PT"/>
    </w:rPr>
  </w:style>
  <w:style w:type="character" w:styleId="Forte">
    <w:name w:val="Strong"/>
    <w:basedOn w:val="Fontepargpadro"/>
    <w:uiPriority w:val="22"/>
    <w:qFormat/>
    <w:rsid w:val="006838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772929">
      <w:bodyDiv w:val="1"/>
      <w:marLeft w:val="0"/>
      <w:marRight w:val="0"/>
      <w:marTop w:val="0"/>
      <w:marBottom w:val="0"/>
      <w:divBdr>
        <w:top w:val="none" w:sz="0" w:space="0" w:color="auto"/>
        <w:left w:val="none" w:sz="0" w:space="0" w:color="auto"/>
        <w:bottom w:val="none" w:sz="0" w:space="0" w:color="auto"/>
        <w:right w:val="none" w:sz="0" w:space="0" w:color="auto"/>
      </w:divBdr>
    </w:div>
    <w:div w:id="214369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2.bin"/><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jpeg"/><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e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jpe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ACFF25D61573B44BF33C026F42204B2" ma:contentTypeVersion="9" ma:contentTypeDescription="Crie um novo documento." ma:contentTypeScope="" ma:versionID="88d9f7fccd898c04a565f471baab47e5">
  <xsd:schema xmlns:xsd="http://www.w3.org/2001/XMLSchema" xmlns:xs="http://www.w3.org/2001/XMLSchema" xmlns:p="http://schemas.microsoft.com/office/2006/metadata/properties" xmlns:ns2="17a68905-9562-4fb8-9501-49fe46e69773" targetNamespace="http://schemas.microsoft.com/office/2006/metadata/properties" ma:root="true" ma:fieldsID="d48945f68c85a10f7959e499592c770e" ns2:_="">
    <xsd:import namespace="17a68905-9562-4fb8-9501-49fe46e697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a68905-9562-4fb8-9501-49fe46e697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92FCC-6FC9-4B9F-A622-8EDF0659131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02563E5-3AB5-4D08-B02E-60A96AEA1DAB}">
  <ds:schemaRefs>
    <ds:schemaRef ds:uri="http://schemas.microsoft.com/sharepoint/v3/contenttype/forms"/>
  </ds:schemaRefs>
</ds:datastoreItem>
</file>

<file path=customXml/itemProps3.xml><?xml version="1.0" encoding="utf-8"?>
<ds:datastoreItem xmlns:ds="http://schemas.openxmlformats.org/officeDocument/2006/customXml" ds:itemID="{B07EBC5F-1612-4684-B6C1-0041F19D26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a68905-9562-4fb8-9501-49fe46e697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ED9957-A4B9-4269-828D-C8B7ADEEC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23</Pages>
  <Words>1733</Words>
  <Characters>9364</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de Araujo Barbosa Ribeiro</dc:creator>
  <cp:keywords/>
  <dc:description/>
  <cp:lastModifiedBy>Isadora de Araujo Barbosa Ribeiro</cp:lastModifiedBy>
  <cp:revision>10</cp:revision>
  <dcterms:created xsi:type="dcterms:W3CDTF">2021-06-10T22:10:00Z</dcterms:created>
  <dcterms:modified xsi:type="dcterms:W3CDTF">2021-06-14T02:06:00Z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0x010100CACFF25D61573B44BF33C026F42204B2</vt:lpwstr>
  </property>
</Properties>
</file>